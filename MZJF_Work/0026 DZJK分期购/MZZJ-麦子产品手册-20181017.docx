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F4E65" w14:textId="3618B262" w:rsidR="001B627C" w:rsidRDefault="001B627C" w:rsidP="00F05D4C">
      <w:pPr>
        <w:pStyle w:val="af5"/>
      </w:pPr>
    </w:p>
    <w:p w14:paraId="27EF5DFF" w14:textId="77777777" w:rsidR="001B627C" w:rsidRDefault="001B627C" w:rsidP="00F05D4C">
      <w:pPr>
        <w:pStyle w:val="af5"/>
      </w:pPr>
    </w:p>
    <w:p w14:paraId="24F5C94B" w14:textId="77777777" w:rsidR="001B627C" w:rsidRDefault="001B627C" w:rsidP="00F05D4C">
      <w:pPr>
        <w:pStyle w:val="af5"/>
      </w:pPr>
    </w:p>
    <w:p w14:paraId="04380AEE" w14:textId="77777777" w:rsidR="001B627C" w:rsidRDefault="001B627C" w:rsidP="00F05D4C">
      <w:pPr>
        <w:pStyle w:val="af5"/>
      </w:pPr>
    </w:p>
    <w:p w14:paraId="75080747" w14:textId="77777777" w:rsidR="001B627C" w:rsidRDefault="001B627C" w:rsidP="00F05D4C">
      <w:pPr>
        <w:pStyle w:val="af5"/>
      </w:pPr>
    </w:p>
    <w:p w14:paraId="500C1F2F" w14:textId="3ED324E8" w:rsidR="00F05D4C" w:rsidRPr="00F05D4C" w:rsidRDefault="00263316" w:rsidP="001B627C">
      <w:pPr>
        <w:pStyle w:val="af5"/>
        <w:jc w:val="right"/>
      </w:pPr>
      <w:r>
        <w:rPr>
          <w:rFonts w:hint="eastAsia"/>
        </w:rPr>
        <w:t>分期购</w:t>
      </w:r>
      <w:r>
        <w:t>大数据平台</w:t>
      </w:r>
    </w:p>
    <w:p w14:paraId="7C153998" w14:textId="2001ABDB" w:rsidR="00F05D4C" w:rsidRDefault="00263316" w:rsidP="001B627C">
      <w:pPr>
        <w:pStyle w:val="af5"/>
        <w:jc w:val="right"/>
      </w:pPr>
      <w:r>
        <w:rPr>
          <w:rFonts w:hint="eastAsia"/>
        </w:rPr>
        <w:t>需求</w:t>
      </w:r>
      <w:r w:rsidR="00F05D4C" w:rsidRPr="00F05D4C">
        <w:t>说明</w:t>
      </w:r>
      <w:r w:rsidR="001B627C">
        <w:rPr>
          <w:rFonts w:hint="eastAsia"/>
        </w:rPr>
        <w:t>书</w:t>
      </w:r>
    </w:p>
    <w:p w14:paraId="554F6F28" w14:textId="77777777" w:rsidR="001B627C" w:rsidRPr="001B627C" w:rsidRDefault="001B627C" w:rsidP="001B627C"/>
    <w:p w14:paraId="636843F2" w14:textId="77777777" w:rsidR="001B627C" w:rsidRDefault="00F05D4C" w:rsidP="001B627C">
      <w:pPr>
        <w:pStyle w:val="af5"/>
        <w:jc w:val="right"/>
      </w:pPr>
      <w:r w:rsidRPr="001B627C">
        <w:rPr>
          <w:sz w:val="36"/>
          <w:szCs w:val="36"/>
        </w:rPr>
        <w:t>(</w:t>
      </w:r>
      <w:r w:rsidRPr="001B627C">
        <w:rPr>
          <w:rFonts w:hint="eastAsia"/>
          <w:sz w:val="36"/>
          <w:szCs w:val="36"/>
        </w:rPr>
        <w:t xml:space="preserve">High level, </w:t>
      </w:r>
      <w:r w:rsidRPr="001B627C">
        <w:rPr>
          <w:sz w:val="36"/>
          <w:szCs w:val="36"/>
        </w:rPr>
        <w:t>Draft version)</w:t>
      </w:r>
      <w:r w:rsidR="001B627C">
        <w:br w:type="page"/>
      </w:r>
    </w:p>
    <w:p w14:paraId="320382C4" w14:textId="77777777" w:rsidR="001B627C" w:rsidRPr="001B627C" w:rsidRDefault="001B627C" w:rsidP="001B627C">
      <w:pPr>
        <w:rPr>
          <w:rFonts w:asciiTheme="majorHAnsi" w:hAnsiTheme="majorHAnsi" w:cstheme="majorBidi"/>
          <w:color w:val="B01513" w:themeColor="accent1"/>
          <w:kern w:val="28"/>
          <w:sz w:val="32"/>
          <w:szCs w:val="32"/>
        </w:rPr>
      </w:pPr>
      <w:r w:rsidRPr="001B627C">
        <w:rPr>
          <w:rFonts w:asciiTheme="majorHAnsi" w:hAnsiTheme="majorHAnsi" w:cstheme="majorBidi" w:hint="eastAsia"/>
          <w:color w:val="B01513" w:themeColor="accent1"/>
          <w:kern w:val="28"/>
          <w:sz w:val="32"/>
          <w:szCs w:val="32"/>
        </w:rPr>
        <w:lastRenderedPageBreak/>
        <w:t>文档</w:t>
      </w:r>
      <w:r w:rsidRPr="001B627C">
        <w:rPr>
          <w:rFonts w:asciiTheme="majorHAnsi" w:hAnsiTheme="majorHAnsi" w:cstheme="majorBidi"/>
          <w:color w:val="B01513" w:themeColor="accent1"/>
          <w:kern w:val="28"/>
          <w:sz w:val="32"/>
          <w:szCs w:val="32"/>
        </w:rPr>
        <w:t>历史</w:t>
      </w:r>
    </w:p>
    <w:tbl>
      <w:tblPr>
        <w:tblStyle w:val="aff9"/>
        <w:tblW w:w="9351" w:type="dxa"/>
        <w:tblLayout w:type="fixed"/>
        <w:tblLook w:val="04A0" w:firstRow="1" w:lastRow="0" w:firstColumn="1" w:lastColumn="0" w:noHBand="0" w:noVBand="1"/>
      </w:tblPr>
      <w:tblGrid>
        <w:gridCol w:w="725"/>
        <w:gridCol w:w="4515"/>
        <w:gridCol w:w="1701"/>
        <w:gridCol w:w="1276"/>
        <w:gridCol w:w="1134"/>
      </w:tblGrid>
      <w:tr w:rsidR="001B627C" w:rsidRPr="00AA09D1" w14:paraId="39739BFA" w14:textId="77777777" w:rsidTr="001B627C">
        <w:tc>
          <w:tcPr>
            <w:tcW w:w="725" w:type="dxa"/>
            <w:shd w:val="clear" w:color="auto" w:fill="D9D9D9" w:themeFill="background1" w:themeFillShade="D9"/>
          </w:tcPr>
          <w:p w14:paraId="4BBC699A" w14:textId="77777777" w:rsidR="001B627C" w:rsidRPr="00AA09D1" w:rsidRDefault="001B627C" w:rsidP="00925DAE">
            <w:pPr>
              <w:jc w:val="center"/>
              <w:rPr>
                <w:rFonts w:cstheme="minorHAnsi"/>
                <w:color w:val="000000" w:themeColor="text1"/>
                <w:sz w:val="20"/>
                <w:szCs w:val="20"/>
              </w:rPr>
            </w:pPr>
            <w:r>
              <w:rPr>
                <w:rFonts w:cstheme="minorHAnsi"/>
                <w:color w:val="000000" w:themeColor="text1"/>
                <w:sz w:val="20"/>
                <w:szCs w:val="20"/>
              </w:rPr>
              <w:t>序号</w:t>
            </w:r>
          </w:p>
        </w:tc>
        <w:tc>
          <w:tcPr>
            <w:tcW w:w="4515" w:type="dxa"/>
            <w:shd w:val="clear" w:color="auto" w:fill="D9D9D9" w:themeFill="background1" w:themeFillShade="D9"/>
          </w:tcPr>
          <w:p w14:paraId="162C0EF7" w14:textId="77777777" w:rsidR="001B627C" w:rsidRPr="00AA09D1" w:rsidRDefault="001B627C" w:rsidP="00925DAE">
            <w:pPr>
              <w:jc w:val="center"/>
              <w:rPr>
                <w:rFonts w:cstheme="minorHAnsi"/>
                <w:color w:val="000000" w:themeColor="text1"/>
                <w:sz w:val="20"/>
                <w:szCs w:val="20"/>
              </w:rPr>
            </w:pPr>
            <w:r>
              <w:rPr>
                <w:rFonts w:cstheme="minorHAnsi" w:hint="eastAsia"/>
                <w:color w:val="000000" w:themeColor="text1"/>
                <w:sz w:val="20"/>
                <w:szCs w:val="20"/>
              </w:rPr>
              <w:t>修订内容</w:t>
            </w:r>
          </w:p>
        </w:tc>
        <w:tc>
          <w:tcPr>
            <w:tcW w:w="1701" w:type="dxa"/>
            <w:shd w:val="clear" w:color="auto" w:fill="D9D9D9" w:themeFill="background1" w:themeFillShade="D9"/>
          </w:tcPr>
          <w:p w14:paraId="3346E14A" w14:textId="77777777" w:rsidR="001B627C" w:rsidRPr="00AA09D1" w:rsidRDefault="001B627C" w:rsidP="00925DAE">
            <w:pPr>
              <w:jc w:val="center"/>
              <w:rPr>
                <w:rFonts w:cstheme="minorHAnsi"/>
                <w:color w:val="000000" w:themeColor="text1"/>
                <w:sz w:val="20"/>
                <w:szCs w:val="20"/>
              </w:rPr>
            </w:pPr>
            <w:r>
              <w:rPr>
                <w:rFonts w:cstheme="minorHAnsi"/>
                <w:color w:val="000000" w:themeColor="text1"/>
                <w:sz w:val="20"/>
                <w:szCs w:val="20"/>
              </w:rPr>
              <w:t>日期</w:t>
            </w:r>
          </w:p>
        </w:tc>
        <w:tc>
          <w:tcPr>
            <w:tcW w:w="1276" w:type="dxa"/>
            <w:shd w:val="clear" w:color="auto" w:fill="D9D9D9" w:themeFill="background1" w:themeFillShade="D9"/>
          </w:tcPr>
          <w:p w14:paraId="413D9944" w14:textId="77777777" w:rsidR="001B627C" w:rsidRPr="00AA09D1" w:rsidRDefault="001B627C" w:rsidP="00925DAE">
            <w:pPr>
              <w:jc w:val="center"/>
              <w:rPr>
                <w:rFonts w:cstheme="minorHAnsi"/>
                <w:color w:val="000000" w:themeColor="text1"/>
                <w:sz w:val="20"/>
                <w:szCs w:val="20"/>
              </w:rPr>
            </w:pPr>
            <w:r>
              <w:rPr>
                <w:rFonts w:cstheme="minorHAnsi" w:hint="eastAsia"/>
                <w:color w:val="000000" w:themeColor="text1"/>
                <w:sz w:val="20"/>
                <w:szCs w:val="20"/>
              </w:rPr>
              <w:t>版本</w:t>
            </w:r>
          </w:p>
        </w:tc>
        <w:tc>
          <w:tcPr>
            <w:tcW w:w="1134" w:type="dxa"/>
            <w:shd w:val="clear" w:color="auto" w:fill="D9D9D9" w:themeFill="background1" w:themeFillShade="D9"/>
          </w:tcPr>
          <w:p w14:paraId="732DA72F" w14:textId="77777777" w:rsidR="001B627C" w:rsidRPr="00AA09D1" w:rsidRDefault="001B627C" w:rsidP="00925DAE">
            <w:pPr>
              <w:jc w:val="center"/>
              <w:rPr>
                <w:rFonts w:cstheme="minorHAnsi"/>
                <w:color w:val="000000" w:themeColor="text1"/>
                <w:sz w:val="20"/>
                <w:szCs w:val="20"/>
              </w:rPr>
            </w:pPr>
            <w:r>
              <w:rPr>
                <w:rFonts w:cstheme="minorHAnsi" w:hint="eastAsia"/>
                <w:color w:val="000000" w:themeColor="text1"/>
                <w:sz w:val="20"/>
                <w:szCs w:val="20"/>
              </w:rPr>
              <w:t>作者</w:t>
            </w:r>
          </w:p>
        </w:tc>
      </w:tr>
      <w:tr w:rsidR="001B627C" w:rsidRPr="00AA09D1" w14:paraId="51A90EF7" w14:textId="77777777" w:rsidTr="001B627C">
        <w:tc>
          <w:tcPr>
            <w:tcW w:w="725" w:type="dxa"/>
          </w:tcPr>
          <w:p w14:paraId="2333A0DC" w14:textId="77777777" w:rsidR="001B627C" w:rsidRPr="00AA09D1" w:rsidRDefault="001B627C" w:rsidP="00925DAE">
            <w:pPr>
              <w:jc w:val="center"/>
              <w:rPr>
                <w:rFonts w:cstheme="minorHAnsi"/>
                <w:color w:val="000000" w:themeColor="text1"/>
                <w:sz w:val="20"/>
                <w:szCs w:val="20"/>
              </w:rPr>
            </w:pPr>
            <w:r w:rsidRPr="00AA09D1">
              <w:rPr>
                <w:rFonts w:cstheme="minorHAnsi"/>
                <w:color w:val="000000" w:themeColor="text1"/>
                <w:sz w:val="20"/>
                <w:szCs w:val="20"/>
              </w:rPr>
              <w:t>1.</w:t>
            </w:r>
          </w:p>
        </w:tc>
        <w:tc>
          <w:tcPr>
            <w:tcW w:w="4515" w:type="dxa"/>
          </w:tcPr>
          <w:p w14:paraId="0EAEE600" w14:textId="77777777" w:rsidR="001B627C" w:rsidRPr="00AA09D1" w:rsidRDefault="001B627C" w:rsidP="00925DAE">
            <w:pPr>
              <w:jc w:val="both"/>
              <w:rPr>
                <w:rFonts w:cstheme="minorHAnsi"/>
                <w:color w:val="000000" w:themeColor="text1"/>
                <w:sz w:val="20"/>
                <w:szCs w:val="20"/>
              </w:rPr>
            </w:pPr>
            <w:r>
              <w:rPr>
                <w:rFonts w:cstheme="minorHAnsi"/>
                <w:color w:val="000000" w:themeColor="text1"/>
                <w:sz w:val="20"/>
                <w:szCs w:val="20"/>
              </w:rPr>
              <w:t>创建</w:t>
            </w:r>
          </w:p>
        </w:tc>
        <w:tc>
          <w:tcPr>
            <w:tcW w:w="1701" w:type="dxa"/>
          </w:tcPr>
          <w:p w14:paraId="66BA4BD0" w14:textId="7131F777" w:rsidR="001B627C" w:rsidRPr="00331DC0" w:rsidRDefault="001457CC" w:rsidP="00925DAE">
            <w:pPr>
              <w:jc w:val="center"/>
              <w:rPr>
                <w:rFonts w:cstheme="minorHAnsi"/>
                <w:color w:val="000000" w:themeColor="text1"/>
                <w:sz w:val="20"/>
                <w:szCs w:val="20"/>
              </w:rPr>
            </w:pPr>
            <w:r>
              <w:rPr>
                <w:rFonts w:cstheme="minorHAnsi"/>
                <w:color w:val="000000" w:themeColor="text1"/>
                <w:sz w:val="20"/>
                <w:szCs w:val="20"/>
              </w:rPr>
              <w:t>2018/12/26</w:t>
            </w:r>
          </w:p>
        </w:tc>
        <w:tc>
          <w:tcPr>
            <w:tcW w:w="1276" w:type="dxa"/>
          </w:tcPr>
          <w:p w14:paraId="13FB6526" w14:textId="2862EE41" w:rsidR="001B627C" w:rsidRPr="00AA09D1" w:rsidRDefault="00CC7FC0" w:rsidP="00925DAE">
            <w:pPr>
              <w:jc w:val="center"/>
              <w:rPr>
                <w:rFonts w:cstheme="minorHAnsi"/>
                <w:color w:val="000000" w:themeColor="text1"/>
                <w:sz w:val="20"/>
                <w:szCs w:val="20"/>
              </w:rPr>
            </w:pPr>
            <w:r>
              <w:rPr>
                <w:rFonts w:cstheme="minorHAnsi"/>
                <w:color w:val="000000" w:themeColor="text1"/>
                <w:sz w:val="20"/>
                <w:szCs w:val="20"/>
              </w:rPr>
              <w:t>0.1</w:t>
            </w:r>
          </w:p>
        </w:tc>
        <w:tc>
          <w:tcPr>
            <w:tcW w:w="1134" w:type="dxa"/>
          </w:tcPr>
          <w:p w14:paraId="2E641C93" w14:textId="144E0DBA" w:rsidR="001B627C" w:rsidRPr="00AA09D1" w:rsidRDefault="001457CC" w:rsidP="00925DAE">
            <w:pPr>
              <w:jc w:val="center"/>
              <w:rPr>
                <w:rFonts w:cstheme="minorHAnsi"/>
                <w:color w:val="000000" w:themeColor="text1"/>
                <w:sz w:val="20"/>
                <w:szCs w:val="20"/>
              </w:rPr>
            </w:pPr>
            <w:r>
              <w:rPr>
                <w:rFonts w:cstheme="minorHAnsi" w:hint="eastAsia"/>
                <w:color w:val="000000" w:themeColor="text1"/>
                <w:sz w:val="20"/>
                <w:szCs w:val="20"/>
              </w:rPr>
              <w:t>丁健</w:t>
            </w:r>
          </w:p>
        </w:tc>
      </w:tr>
      <w:tr w:rsidR="007E4E22" w:rsidRPr="00AA09D1" w14:paraId="5DE3A681" w14:textId="77777777" w:rsidTr="001B627C">
        <w:tc>
          <w:tcPr>
            <w:tcW w:w="725" w:type="dxa"/>
          </w:tcPr>
          <w:p w14:paraId="2919B2C5" w14:textId="017779C9" w:rsidR="007E4E22" w:rsidRPr="00AA09D1" w:rsidRDefault="007E4E22" w:rsidP="00925DAE">
            <w:pPr>
              <w:jc w:val="center"/>
              <w:rPr>
                <w:rFonts w:cstheme="minorHAnsi"/>
                <w:color w:val="000000" w:themeColor="text1"/>
                <w:sz w:val="20"/>
                <w:szCs w:val="20"/>
              </w:rPr>
            </w:pPr>
            <w:r>
              <w:rPr>
                <w:rFonts w:cstheme="minorHAnsi" w:hint="eastAsia"/>
                <w:color w:val="000000" w:themeColor="text1"/>
                <w:sz w:val="20"/>
                <w:szCs w:val="20"/>
              </w:rPr>
              <w:t>2</w:t>
            </w:r>
          </w:p>
        </w:tc>
        <w:tc>
          <w:tcPr>
            <w:tcW w:w="4515" w:type="dxa"/>
          </w:tcPr>
          <w:p w14:paraId="2D1C1B1B" w14:textId="77777777" w:rsidR="007E4E22" w:rsidRDefault="007E4E22" w:rsidP="00925DAE">
            <w:pPr>
              <w:jc w:val="both"/>
              <w:rPr>
                <w:rFonts w:cstheme="minorHAnsi"/>
                <w:color w:val="000000" w:themeColor="text1"/>
                <w:sz w:val="20"/>
                <w:szCs w:val="20"/>
              </w:rPr>
            </w:pPr>
            <w:r>
              <w:rPr>
                <w:rFonts w:cstheme="minorHAnsi" w:hint="eastAsia"/>
                <w:color w:val="000000" w:themeColor="text1"/>
                <w:sz w:val="20"/>
                <w:szCs w:val="20"/>
              </w:rPr>
              <w:t>修改</w:t>
            </w:r>
            <w:r>
              <w:rPr>
                <w:rFonts w:cstheme="minorHAnsi"/>
                <w:color w:val="000000" w:themeColor="text1"/>
                <w:sz w:val="20"/>
                <w:szCs w:val="20"/>
              </w:rPr>
              <w:t>：</w:t>
            </w:r>
          </w:p>
          <w:p w14:paraId="76A03C91" w14:textId="0B8294B5" w:rsidR="007E4E22" w:rsidRDefault="007E4E22" w:rsidP="00925DAE">
            <w:pPr>
              <w:jc w:val="both"/>
              <w:rPr>
                <w:rFonts w:cstheme="minorHAnsi"/>
                <w:color w:val="000000" w:themeColor="text1"/>
                <w:sz w:val="20"/>
                <w:szCs w:val="20"/>
              </w:rPr>
            </w:pPr>
            <w:r>
              <w:rPr>
                <w:rFonts w:cstheme="minorHAnsi" w:hint="eastAsia"/>
                <w:color w:val="000000" w:themeColor="text1"/>
                <w:sz w:val="20"/>
                <w:szCs w:val="20"/>
              </w:rPr>
              <w:t xml:space="preserve">4.1.1 </w:t>
            </w:r>
            <w:r>
              <w:rPr>
                <w:rFonts w:cstheme="minorHAnsi" w:hint="eastAsia"/>
                <w:color w:val="000000" w:themeColor="text1"/>
                <w:sz w:val="20"/>
                <w:szCs w:val="20"/>
              </w:rPr>
              <w:t>增加</w:t>
            </w:r>
            <w:r>
              <w:rPr>
                <w:rFonts w:cstheme="minorHAnsi"/>
                <w:color w:val="000000" w:themeColor="text1"/>
                <w:sz w:val="20"/>
                <w:szCs w:val="20"/>
              </w:rPr>
              <w:t>手机号段配置</w:t>
            </w:r>
            <w:r w:rsidR="00DF3C70">
              <w:rPr>
                <w:rFonts w:cstheme="minorHAnsi" w:hint="eastAsia"/>
                <w:color w:val="000000" w:themeColor="text1"/>
                <w:sz w:val="20"/>
                <w:szCs w:val="20"/>
              </w:rPr>
              <w:t>功能</w:t>
            </w:r>
            <w:r>
              <w:rPr>
                <w:rFonts w:cstheme="minorHAnsi"/>
                <w:color w:val="000000" w:themeColor="text1"/>
                <w:sz w:val="20"/>
                <w:szCs w:val="20"/>
              </w:rPr>
              <w:t>描述</w:t>
            </w:r>
          </w:p>
          <w:p w14:paraId="2B8FAD1C" w14:textId="77777777" w:rsidR="007E4E22" w:rsidRDefault="00DF3C70" w:rsidP="00925DAE">
            <w:pPr>
              <w:jc w:val="both"/>
              <w:rPr>
                <w:rFonts w:cstheme="minorHAnsi"/>
                <w:color w:val="000000" w:themeColor="text1"/>
                <w:sz w:val="20"/>
                <w:szCs w:val="20"/>
              </w:rPr>
            </w:pPr>
            <w:r>
              <w:rPr>
                <w:rFonts w:cstheme="minorHAnsi"/>
                <w:color w:val="000000" w:themeColor="text1"/>
                <w:sz w:val="20"/>
                <w:szCs w:val="20"/>
              </w:rPr>
              <w:t xml:space="preserve">4.1.2 </w:t>
            </w:r>
            <w:r>
              <w:rPr>
                <w:rFonts w:cstheme="minorHAnsi" w:hint="eastAsia"/>
                <w:color w:val="000000" w:themeColor="text1"/>
                <w:sz w:val="20"/>
                <w:szCs w:val="20"/>
              </w:rPr>
              <w:t>增加</w:t>
            </w:r>
            <w:r>
              <w:rPr>
                <w:rFonts w:cstheme="minorHAnsi"/>
                <w:color w:val="000000" w:themeColor="text1"/>
                <w:sz w:val="20"/>
                <w:szCs w:val="20"/>
              </w:rPr>
              <w:t>节假日配置功能描述</w:t>
            </w:r>
          </w:p>
          <w:p w14:paraId="59A9DCE7" w14:textId="77777777" w:rsidR="00DF3C70" w:rsidRDefault="00DF3C70" w:rsidP="00925DAE">
            <w:pPr>
              <w:jc w:val="both"/>
              <w:rPr>
                <w:rFonts w:cstheme="minorHAnsi"/>
                <w:color w:val="000000" w:themeColor="text1"/>
                <w:sz w:val="20"/>
                <w:szCs w:val="20"/>
              </w:rPr>
            </w:pPr>
            <w:r>
              <w:rPr>
                <w:rFonts w:cstheme="minorHAnsi" w:hint="eastAsia"/>
                <w:color w:val="000000" w:themeColor="text1"/>
                <w:sz w:val="20"/>
                <w:szCs w:val="20"/>
              </w:rPr>
              <w:t xml:space="preserve">4.2.2.2 </w:t>
            </w:r>
            <w:r>
              <w:rPr>
                <w:rFonts w:cstheme="minorHAnsi" w:hint="eastAsia"/>
                <w:color w:val="000000" w:themeColor="text1"/>
                <w:sz w:val="20"/>
                <w:szCs w:val="20"/>
              </w:rPr>
              <w:t>每日</w:t>
            </w:r>
            <w:r>
              <w:rPr>
                <w:rFonts w:cstheme="minorHAnsi"/>
                <w:color w:val="000000" w:themeColor="text1"/>
                <w:sz w:val="20"/>
                <w:szCs w:val="20"/>
              </w:rPr>
              <w:t>经营数据报表增加</w:t>
            </w:r>
            <w:r>
              <w:rPr>
                <w:rFonts w:cstheme="minorHAnsi" w:hint="eastAsia"/>
                <w:color w:val="000000" w:themeColor="text1"/>
                <w:sz w:val="20"/>
                <w:szCs w:val="20"/>
              </w:rPr>
              <w:t>字段：</w:t>
            </w:r>
          </w:p>
          <w:p w14:paraId="35D9C3CC" w14:textId="648C76A3" w:rsidR="00DF3C70" w:rsidRDefault="00DF3C70" w:rsidP="00DF3C70">
            <w:pPr>
              <w:ind w:firstLineChars="350" w:firstLine="700"/>
              <w:jc w:val="both"/>
              <w:rPr>
                <w:rFonts w:cstheme="minorHAnsi"/>
                <w:color w:val="000000" w:themeColor="text1"/>
                <w:sz w:val="20"/>
                <w:szCs w:val="20"/>
              </w:rPr>
            </w:pPr>
            <w:r>
              <w:rPr>
                <w:rFonts w:cstheme="minorHAnsi" w:hint="eastAsia"/>
                <w:color w:val="000000" w:themeColor="text1"/>
                <w:sz w:val="20"/>
                <w:szCs w:val="20"/>
              </w:rPr>
              <w:t>展期</w:t>
            </w:r>
            <w:r>
              <w:rPr>
                <w:rFonts w:cstheme="minorHAnsi"/>
                <w:color w:val="000000" w:themeColor="text1"/>
                <w:sz w:val="20"/>
                <w:szCs w:val="20"/>
              </w:rPr>
              <w:t>订单数</w:t>
            </w:r>
          </w:p>
          <w:p w14:paraId="4D952E49" w14:textId="77777777" w:rsidR="00DF3C70" w:rsidRDefault="00DF3C70" w:rsidP="00925DAE">
            <w:pPr>
              <w:jc w:val="both"/>
              <w:rPr>
                <w:rFonts w:cstheme="minorHAnsi"/>
                <w:color w:val="000000" w:themeColor="text1"/>
                <w:sz w:val="20"/>
                <w:szCs w:val="20"/>
              </w:rPr>
            </w:pPr>
            <w:r>
              <w:rPr>
                <w:rFonts w:cstheme="minorHAnsi"/>
                <w:color w:val="000000" w:themeColor="text1"/>
                <w:sz w:val="20"/>
                <w:szCs w:val="20"/>
              </w:rPr>
              <w:t xml:space="preserve">4.2.3.1 </w:t>
            </w:r>
            <w:r>
              <w:rPr>
                <w:rFonts w:cstheme="minorHAnsi" w:hint="eastAsia"/>
                <w:color w:val="000000" w:themeColor="text1"/>
                <w:sz w:val="20"/>
                <w:szCs w:val="20"/>
              </w:rPr>
              <w:t>订单</w:t>
            </w:r>
            <w:r>
              <w:rPr>
                <w:rFonts w:cstheme="minorHAnsi"/>
                <w:color w:val="000000" w:themeColor="text1"/>
                <w:sz w:val="20"/>
                <w:szCs w:val="20"/>
              </w:rPr>
              <w:t>逾期率日报增加字段：</w:t>
            </w:r>
          </w:p>
          <w:p w14:paraId="7BB03A8E" w14:textId="77777777" w:rsidR="00DF3C70" w:rsidRDefault="00DF3C70" w:rsidP="00DF3C70">
            <w:pPr>
              <w:ind w:firstLineChars="350" w:firstLine="700"/>
              <w:jc w:val="both"/>
              <w:rPr>
                <w:rFonts w:cstheme="minorHAnsi"/>
                <w:color w:val="000000" w:themeColor="text1"/>
                <w:sz w:val="20"/>
                <w:szCs w:val="20"/>
              </w:rPr>
            </w:pPr>
            <w:r>
              <w:rPr>
                <w:rFonts w:cstheme="minorHAnsi" w:hint="eastAsia"/>
                <w:color w:val="000000" w:themeColor="text1"/>
                <w:sz w:val="20"/>
                <w:szCs w:val="20"/>
              </w:rPr>
              <w:t>实还</w:t>
            </w:r>
            <w:r>
              <w:rPr>
                <w:rFonts w:cstheme="minorHAnsi"/>
                <w:color w:val="000000" w:themeColor="text1"/>
                <w:sz w:val="20"/>
                <w:szCs w:val="20"/>
              </w:rPr>
              <w:t>金额</w:t>
            </w:r>
            <w:r>
              <w:rPr>
                <w:rFonts w:cstheme="minorHAnsi"/>
                <w:color w:val="000000" w:themeColor="text1"/>
                <w:sz w:val="20"/>
                <w:szCs w:val="20"/>
              </w:rPr>
              <w:t>(</w:t>
            </w:r>
            <w:r>
              <w:rPr>
                <w:rFonts w:cstheme="minorHAnsi" w:hint="eastAsia"/>
                <w:color w:val="000000" w:themeColor="text1"/>
                <w:sz w:val="20"/>
                <w:szCs w:val="20"/>
              </w:rPr>
              <w:t>含</w:t>
            </w:r>
            <w:r>
              <w:rPr>
                <w:rFonts w:cstheme="minorHAnsi"/>
                <w:color w:val="000000" w:themeColor="text1"/>
                <w:sz w:val="20"/>
                <w:szCs w:val="20"/>
              </w:rPr>
              <w:t>虚拟还款</w:t>
            </w:r>
            <w:r>
              <w:rPr>
                <w:rFonts w:cstheme="minorHAnsi"/>
                <w:color w:val="000000" w:themeColor="text1"/>
                <w:sz w:val="20"/>
                <w:szCs w:val="20"/>
              </w:rPr>
              <w:t>)</w:t>
            </w:r>
          </w:p>
          <w:p w14:paraId="0ECBA965" w14:textId="77777777" w:rsidR="00DF3C70" w:rsidRDefault="00DF3C70" w:rsidP="00DF3C70">
            <w:pPr>
              <w:ind w:firstLineChars="350" w:firstLine="700"/>
              <w:jc w:val="both"/>
              <w:rPr>
                <w:rFonts w:cstheme="minorHAnsi"/>
                <w:color w:val="000000" w:themeColor="text1"/>
                <w:sz w:val="20"/>
                <w:szCs w:val="20"/>
              </w:rPr>
            </w:pPr>
            <w:r>
              <w:rPr>
                <w:rFonts w:cstheme="minorHAnsi" w:hint="eastAsia"/>
                <w:color w:val="000000" w:themeColor="text1"/>
                <w:sz w:val="20"/>
                <w:szCs w:val="20"/>
              </w:rPr>
              <w:t>逾期</w:t>
            </w:r>
            <w:r>
              <w:rPr>
                <w:rFonts w:cstheme="minorHAnsi"/>
                <w:color w:val="000000" w:themeColor="text1"/>
                <w:sz w:val="20"/>
                <w:szCs w:val="20"/>
              </w:rPr>
              <w:t>还款金额</w:t>
            </w:r>
            <w:r>
              <w:rPr>
                <w:rFonts w:cstheme="minorHAnsi" w:hint="eastAsia"/>
                <w:color w:val="000000" w:themeColor="text1"/>
                <w:sz w:val="20"/>
                <w:szCs w:val="20"/>
              </w:rPr>
              <w:t>(</w:t>
            </w:r>
            <w:r>
              <w:rPr>
                <w:rFonts w:cstheme="minorHAnsi" w:hint="eastAsia"/>
                <w:color w:val="000000" w:themeColor="text1"/>
                <w:sz w:val="20"/>
                <w:szCs w:val="20"/>
              </w:rPr>
              <w:t>含虚拟</w:t>
            </w:r>
            <w:r>
              <w:rPr>
                <w:rFonts w:cstheme="minorHAnsi"/>
                <w:color w:val="000000" w:themeColor="text1"/>
                <w:sz w:val="20"/>
                <w:szCs w:val="20"/>
              </w:rPr>
              <w:t>还款</w:t>
            </w:r>
            <w:r>
              <w:rPr>
                <w:rFonts w:cstheme="minorHAnsi" w:hint="eastAsia"/>
                <w:color w:val="000000" w:themeColor="text1"/>
                <w:sz w:val="20"/>
                <w:szCs w:val="20"/>
              </w:rPr>
              <w:t>)</w:t>
            </w:r>
          </w:p>
          <w:p w14:paraId="2E63E54B" w14:textId="16CE6FCE"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4.2.3.3 </w:t>
            </w:r>
            <w:r>
              <w:rPr>
                <w:rFonts w:cstheme="minorHAnsi" w:hint="eastAsia"/>
                <w:color w:val="000000" w:themeColor="text1"/>
                <w:sz w:val="20"/>
                <w:szCs w:val="20"/>
              </w:rPr>
              <w:t>风控</w:t>
            </w:r>
            <w:r>
              <w:rPr>
                <w:rFonts w:cstheme="minorHAnsi"/>
                <w:color w:val="000000" w:themeColor="text1"/>
                <w:sz w:val="20"/>
                <w:szCs w:val="20"/>
              </w:rPr>
              <w:t>实时监控</w:t>
            </w:r>
            <w:r>
              <w:rPr>
                <w:rFonts w:cstheme="minorHAnsi" w:hint="eastAsia"/>
                <w:color w:val="000000" w:themeColor="text1"/>
                <w:sz w:val="20"/>
                <w:szCs w:val="20"/>
              </w:rPr>
              <w:t>增加</w:t>
            </w:r>
            <w:r>
              <w:rPr>
                <w:rFonts w:cstheme="minorHAnsi"/>
                <w:color w:val="000000" w:themeColor="text1"/>
                <w:sz w:val="20"/>
                <w:szCs w:val="20"/>
              </w:rPr>
              <w:t>字段：</w:t>
            </w:r>
          </w:p>
          <w:p w14:paraId="6E46AE23"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            </w:t>
            </w:r>
            <w:r>
              <w:rPr>
                <w:rFonts w:cstheme="minorHAnsi" w:hint="eastAsia"/>
                <w:color w:val="000000" w:themeColor="text1"/>
                <w:sz w:val="20"/>
                <w:szCs w:val="20"/>
              </w:rPr>
              <w:t>首借</w:t>
            </w:r>
            <w:r>
              <w:rPr>
                <w:rFonts w:cstheme="minorHAnsi"/>
                <w:color w:val="000000" w:themeColor="text1"/>
                <w:sz w:val="20"/>
                <w:szCs w:val="20"/>
              </w:rPr>
              <w:t>申请</w:t>
            </w:r>
            <w:r>
              <w:rPr>
                <w:rFonts w:cstheme="minorHAnsi" w:hint="eastAsia"/>
                <w:color w:val="000000" w:themeColor="text1"/>
                <w:sz w:val="20"/>
                <w:szCs w:val="20"/>
              </w:rPr>
              <w:t>数量</w:t>
            </w:r>
          </w:p>
          <w:p w14:paraId="7BAC73D3"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            </w:t>
            </w:r>
            <w:r>
              <w:rPr>
                <w:rFonts w:cstheme="minorHAnsi" w:hint="eastAsia"/>
                <w:color w:val="000000" w:themeColor="text1"/>
                <w:sz w:val="20"/>
                <w:szCs w:val="20"/>
              </w:rPr>
              <w:t>复借</w:t>
            </w:r>
            <w:r>
              <w:rPr>
                <w:rFonts w:cstheme="minorHAnsi"/>
                <w:color w:val="000000" w:themeColor="text1"/>
                <w:sz w:val="20"/>
                <w:szCs w:val="20"/>
              </w:rPr>
              <w:t>申请</w:t>
            </w:r>
            <w:r>
              <w:rPr>
                <w:rFonts w:cstheme="minorHAnsi" w:hint="eastAsia"/>
                <w:color w:val="000000" w:themeColor="text1"/>
                <w:sz w:val="20"/>
                <w:szCs w:val="20"/>
              </w:rPr>
              <w:t>数量</w:t>
            </w:r>
          </w:p>
          <w:p w14:paraId="5B458318"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            </w:t>
            </w:r>
            <w:r>
              <w:rPr>
                <w:rFonts w:cstheme="minorHAnsi" w:hint="eastAsia"/>
                <w:color w:val="000000" w:themeColor="text1"/>
                <w:sz w:val="20"/>
                <w:szCs w:val="20"/>
              </w:rPr>
              <w:t>首借</w:t>
            </w:r>
            <w:r>
              <w:rPr>
                <w:rFonts w:cstheme="minorHAnsi"/>
                <w:color w:val="000000" w:themeColor="text1"/>
                <w:sz w:val="20"/>
                <w:szCs w:val="20"/>
              </w:rPr>
              <w:t>自动通过数量</w:t>
            </w:r>
          </w:p>
          <w:p w14:paraId="2A1AAE5A"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首借</w:t>
            </w:r>
            <w:r>
              <w:rPr>
                <w:rFonts w:cstheme="minorHAnsi"/>
                <w:color w:val="000000" w:themeColor="text1"/>
                <w:sz w:val="20"/>
                <w:szCs w:val="20"/>
              </w:rPr>
              <w:t>自动拒绝数量</w:t>
            </w:r>
          </w:p>
          <w:p w14:paraId="1D89FBF7"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            </w:t>
            </w:r>
            <w:r>
              <w:rPr>
                <w:rFonts w:cstheme="minorHAnsi" w:hint="eastAsia"/>
                <w:color w:val="000000" w:themeColor="text1"/>
                <w:sz w:val="20"/>
                <w:szCs w:val="20"/>
              </w:rPr>
              <w:t>复借</w:t>
            </w:r>
            <w:r>
              <w:rPr>
                <w:rFonts w:cstheme="minorHAnsi"/>
                <w:color w:val="000000" w:themeColor="text1"/>
                <w:sz w:val="20"/>
                <w:szCs w:val="20"/>
              </w:rPr>
              <w:t>自动通过数量</w:t>
            </w:r>
          </w:p>
          <w:p w14:paraId="6543FB7E"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复借</w:t>
            </w:r>
            <w:r>
              <w:rPr>
                <w:rFonts w:cstheme="minorHAnsi"/>
                <w:color w:val="000000" w:themeColor="text1"/>
                <w:sz w:val="20"/>
                <w:szCs w:val="20"/>
              </w:rPr>
              <w:t>自动</w:t>
            </w:r>
            <w:r>
              <w:rPr>
                <w:rFonts w:cstheme="minorHAnsi" w:hint="eastAsia"/>
                <w:color w:val="000000" w:themeColor="text1"/>
                <w:sz w:val="20"/>
                <w:szCs w:val="20"/>
              </w:rPr>
              <w:t>拒绝</w:t>
            </w:r>
            <w:r>
              <w:rPr>
                <w:rFonts w:cstheme="minorHAnsi"/>
                <w:color w:val="000000" w:themeColor="text1"/>
                <w:sz w:val="20"/>
                <w:szCs w:val="20"/>
              </w:rPr>
              <w:t>数量</w:t>
            </w:r>
          </w:p>
          <w:p w14:paraId="581862DB"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            </w:t>
            </w:r>
            <w:r>
              <w:rPr>
                <w:rFonts w:cstheme="minorHAnsi" w:hint="eastAsia"/>
                <w:color w:val="000000" w:themeColor="text1"/>
                <w:sz w:val="20"/>
                <w:szCs w:val="20"/>
              </w:rPr>
              <w:t>复借</w:t>
            </w:r>
            <w:r>
              <w:rPr>
                <w:rFonts w:cstheme="minorHAnsi"/>
                <w:color w:val="000000" w:themeColor="text1"/>
                <w:sz w:val="20"/>
                <w:szCs w:val="20"/>
              </w:rPr>
              <w:t>自动</w:t>
            </w:r>
            <w:r>
              <w:rPr>
                <w:rFonts w:cstheme="minorHAnsi" w:hint="eastAsia"/>
                <w:color w:val="000000" w:themeColor="text1"/>
                <w:sz w:val="20"/>
                <w:szCs w:val="20"/>
              </w:rPr>
              <w:t>拒绝</w:t>
            </w:r>
            <w:r>
              <w:rPr>
                <w:rFonts w:cstheme="minorHAnsi"/>
                <w:color w:val="000000" w:themeColor="text1"/>
                <w:sz w:val="20"/>
                <w:szCs w:val="20"/>
              </w:rPr>
              <w:t>率</w:t>
            </w:r>
          </w:p>
          <w:p w14:paraId="1BF6156C"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4.2.4.2 </w:t>
            </w:r>
            <w:r>
              <w:rPr>
                <w:rFonts w:cstheme="minorHAnsi" w:hint="eastAsia"/>
                <w:color w:val="000000" w:themeColor="text1"/>
                <w:sz w:val="20"/>
                <w:szCs w:val="20"/>
              </w:rPr>
              <w:t>金额</w:t>
            </w:r>
            <w:r>
              <w:rPr>
                <w:rFonts w:cstheme="minorHAnsi"/>
                <w:color w:val="000000" w:themeColor="text1"/>
                <w:sz w:val="20"/>
                <w:szCs w:val="20"/>
              </w:rPr>
              <w:t>回收报表</w:t>
            </w:r>
            <w:r>
              <w:rPr>
                <w:rFonts w:cstheme="minorHAnsi" w:hint="eastAsia"/>
                <w:color w:val="000000" w:themeColor="text1"/>
                <w:sz w:val="20"/>
                <w:szCs w:val="20"/>
              </w:rPr>
              <w:t>增加</w:t>
            </w:r>
            <w:r>
              <w:rPr>
                <w:rFonts w:cstheme="minorHAnsi"/>
                <w:color w:val="000000" w:themeColor="text1"/>
                <w:sz w:val="20"/>
                <w:szCs w:val="20"/>
              </w:rPr>
              <w:t>字段：</w:t>
            </w:r>
          </w:p>
          <w:p w14:paraId="439371D0"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结清</w:t>
            </w:r>
            <w:r>
              <w:rPr>
                <w:rFonts w:cstheme="minorHAnsi"/>
                <w:color w:val="000000" w:themeColor="text1"/>
                <w:sz w:val="20"/>
                <w:szCs w:val="20"/>
              </w:rPr>
              <w:t>金额</w:t>
            </w:r>
            <w:r>
              <w:rPr>
                <w:rFonts w:cstheme="minorHAnsi" w:hint="eastAsia"/>
                <w:color w:val="000000" w:themeColor="text1"/>
                <w:sz w:val="20"/>
                <w:szCs w:val="20"/>
              </w:rPr>
              <w:t>(</w:t>
            </w:r>
            <w:r>
              <w:rPr>
                <w:rFonts w:cstheme="minorHAnsi" w:hint="eastAsia"/>
                <w:color w:val="000000" w:themeColor="text1"/>
                <w:sz w:val="20"/>
                <w:szCs w:val="20"/>
              </w:rPr>
              <w:t>含虚拟</w:t>
            </w:r>
            <w:r>
              <w:rPr>
                <w:rFonts w:cstheme="minorHAnsi"/>
                <w:color w:val="000000" w:themeColor="text1"/>
                <w:sz w:val="20"/>
                <w:szCs w:val="20"/>
              </w:rPr>
              <w:t>还款</w:t>
            </w:r>
            <w:r>
              <w:rPr>
                <w:rFonts w:cstheme="minorHAnsi" w:hint="eastAsia"/>
                <w:color w:val="000000" w:themeColor="text1"/>
                <w:sz w:val="20"/>
                <w:szCs w:val="20"/>
              </w:rPr>
              <w:t>)</w:t>
            </w:r>
          </w:p>
          <w:p w14:paraId="1A21FAB8"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正常</w:t>
            </w:r>
            <w:r>
              <w:rPr>
                <w:rFonts w:cstheme="minorHAnsi"/>
                <w:color w:val="000000" w:themeColor="text1"/>
                <w:sz w:val="20"/>
                <w:szCs w:val="20"/>
              </w:rPr>
              <w:t>结清金额</w:t>
            </w:r>
            <w:r>
              <w:rPr>
                <w:rFonts w:cstheme="minorHAnsi" w:hint="eastAsia"/>
                <w:color w:val="000000" w:themeColor="text1"/>
                <w:sz w:val="20"/>
                <w:szCs w:val="20"/>
              </w:rPr>
              <w:t>(</w:t>
            </w:r>
            <w:r>
              <w:rPr>
                <w:rFonts w:cstheme="minorHAnsi" w:hint="eastAsia"/>
                <w:color w:val="000000" w:themeColor="text1"/>
                <w:sz w:val="20"/>
                <w:szCs w:val="20"/>
              </w:rPr>
              <w:t>含虚拟还款</w:t>
            </w:r>
            <w:r>
              <w:rPr>
                <w:rFonts w:cstheme="minorHAnsi" w:hint="eastAsia"/>
                <w:color w:val="000000" w:themeColor="text1"/>
                <w:sz w:val="20"/>
                <w:szCs w:val="20"/>
              </w:rPr>
              <w:t>)</w:t>
            </w:r>
          </w:p>
          <w:p w14:paraId="437DDEB5"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逾期</w:t>
            </w:r>
            <w:r>
              <w:rPr>
                <w:rFonts w:cstheme="minorHAnsi"/>
                <w:color w:val="000000" w:themeColor="text1"/>
                <w:sz w:val="20"/>
                <w:szCs w:val="20"/>
              </w:rPr>
              <w:t>结清金额</w:t>
            </w:r>
            <w:r>
              <w:rPr>
                <w:rFonts w:cstheme="minorHAnsi" w:hint="eastAsia"/>
                <w:color w:val="000000" w:themeColor="text1"/>
                <w:sz w:val="20"/>
                <w:szCs w:val="20"/>
              </w:rPr>
              <w:t>(</w:t>
            </w:r>
            <w:r>
              <w:rPr>
                <w:rFonts w:cstheme="minorHAnsi" w:hint="eastAsia"/>
                <w:color w:val="000000" w:themeColor="text1"/>
                <w:sz w:val="20"/>
                <w:szCs w:val="20"/>
              </w:rPr>
              <w:t>含</w:t>
            </w:r>
            <w:r>
              <w:rPr>
                <w:rFonts w:cstheme="minorHAnsi"/>
                <w:color w:val="000000" w:themeColor="text1"/>
                <w:sz w:val="20"/>
                <w:szCs w:val="20"/>
              </w:rPr>
              <w:t>虚拟还款</w:t>
            </w:r>
            <w:r>
              <w:rPr>
                <w:rFonts w:cstheme="minorHAnsi" w:hint="eastAsia"/>
                <w:color w:val="000000" w:themeColor="text1"/>
                <w:sz w:val="20"/>
                <w:szCs w:val="20"/>
              </w:rPr>
              <w:t>)</w:t>
            </w:r>
          </w:p>
          <w:p w14:paraId="33A2CCCE"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逾期</w:t>
            </w:r>
            <w:r>
              <w:rPr>
                <w:rFonts w:cstheme="minorHAnsi" w:hint="eastAsia"/>
                <w:color w:val="000000" w:themeColor="text1"/>
                <w:sz w:val="20"/>
                <w:szCs w:val="20"/>
              </w:rPr>
              <w:t>1</w:t>
            </w:r>
            <w:r>
              <w:rPr>
                <w:rFonts w:cstheme="minorHAnsi" w:hint="eastAsia"/>
                <w:color w:val="000000" w:themeColor="text1"/>
                <w:sz w:val="20"/>
                <w:szCs w:val="20"/>
              </w:rPr>
              <w:t>天</w:t>
            </w:r>
            <w:r>
              <w:rPr>
                <w:rFonts w:cstheme="minorHAnsi"/>
                <w:color w:val="000000" w:themeColor="text1"/>
                <w:sz w:val="20"/>
                <w:szCs w:val="20"/>
              </w:rPr>
              <w:t>结清金额</w:t>
            </w:r>
            <w:r>
              <w:rPr>
                <w:rFonts w:cstheme="minorHAnsi" w:hint="eastAsia"/>
                <w:color w:val="000000" w:themeColor="text1"/>
                <w:sz w:val="20"/>
                <w:szCs w:val="20"/>
              </w:rPr>
              <w:t>(</w:t>
            </w:r>
            <w:r>
              <w:rPr>
                <w:rFonts w:cstheme="minorHAnsi" w:hint="eastAsia"/>
                <w:color w:val="000000" w:themeColor="text1"/>
                <w:sz w:val="20"/>
                <w:szCs w:val="20"/>
              </w:rPr>
              <w:t>含虚拟</w:t>
            </w:r>
            <w:r>
              <w:rPr>
                <w:rFonts w:cstheme="minorHAnsi"/>
                <w:color w:val="000000" w:themeColor="text1"/>
                <w:sz w:val="20"/>
                <w:szCs w:val="20"/>
              </w:rPr>
              <w:t>还款</w:t>
            </w:r>
            <w:r>
              <w:rPr>
                <w:rFonts w:cstheme="minorHAnsi" w:hint="eastAsia"/>
                <w:color w:val="000000" w:themeColor="text1"/>
                <w:sz w:val="20"/>
                <w:szCs w:val="20"/>
              </w:rPr>
              <w:t>)</w:t>
            </w:r>
          </w:p>
          <w:p w14:paraId="52CC73C8" w14:textId="77777777" w:rsidR="00DF3C70" w:rsidRDefault="00DF3C70" w:rsidP="00DF3C70">
            <w:pPr>
              <w:jc w:val="both"/>
              <w:rPr>
                <w:rFonts w:cstheme="minorHAnsi"/>
                <w:color w:val="000000" w:themeColor="text1"/>
                <w:sz w:val="20"/>
                <w:szCs w:val="20"/>
              </w:rPr>
            </w:pPr>
            <w:r>
              <w:rPr>
                <w:rFonts w:cstheme="minorHAnsi" w:hint="eastAsia"/>
                <w:color w:val="000000" w:themeColor="text1"/>
                <w:sz w:val="20"/>
                <w:szCs w:val="20"/>
              </w:rPr>
              <w:t xml:space="preserve">            </w:t>
            </w:r>
            <w:r>
              <w:rPr>
                <w:rFonts w:cstheme="minorHAnsi" w:hint="eastAsia"/>
                <w:color w:val="000000" w:themeColor="text1"/>
                <w:sz w:val="20"/>
                <w:szCs w:val="20"/>
              </w:rPr>
              <w:t>逾期</w:t>
            </w:r>
            <w:r>
              <w:rPr>
                <w:rFonts w:cstheme="minorHAnsi" w:hint="eastAsia"/>
                <w:color w:val="000000" w:themeColor="text1"/>
                <w:sz w:val="20"/>
                <w:szCs w:val="20"/>
              </w:rPr>
              <w:t>2</w:t>
            </w:r>
            <w:r>
              <w:rPr>
                <w:rFonts w:cstheme="minorHAnsi" w:hint="eastAsia"/>
                <w:color w:val="000000" w:themeColor="text1"/>
                <w:sz w:val="20"/>
                <w:szCs w:val="20"/>
              </w:rPr>
              <w:t>天</w:t>
            </w:r>
            <w:r>
              <w:rPr>
                <w:rFonts w:cstheme="minorHAnsi"/>
                <w:color w:val="000000" w:themeColor="text1"/>
                <w:sz w:val="20"/>
                <w:szCs w:val="20"/>
              </w:rPr>
              <w:t>结清金额</w:t>
            </w:r>
            <w:r>
              <w:rPr>
                <w:rFonts w:cstheme="minorHAnsi" w:hint="eastAsia"/>
                <w:color w:val="000000" w:themeColor="text1"/>
                <w:sz w:val="20"/>
                <w:szCs w:val="20"/>
              </w:rPr>
              <w:t>(</w:t>
            </w:r>
            <w:r>
              <w:rPr>
                <w:rFonts w:cstheme="minorHAnsi" w:hint="eastAsia"/>
                <w:color w:val="000000" w:themeColor="text1"/>
                <w:sz w:val="20"/>
                <w:szCs w:val="20"/>
              </w:rPr>
              <w:t>含</w:t>
            </w:r>
            <w:r>
              <w:rPr>
                <w:rFonts w:cstheme="minorHAnsi"/>
                <w:color w:val="000000" w:themeColor="text1"/>
                <w:sz w:val="20"/>
                <w:szCs w:val="20"/>
              </w:rPr>
              <w:t>虚拟还款</w:t>
            </w:r>
            <w:r>
              <w:rPr>
                <w:rFonts w:cstheme="minorHAnsi" w:hint="eastAsia"/>
                <w:color w:val="000000" w:themeColor="text1"/>
                <w:sz w:val="20"/>
                <w:szCs w:val="20"/>
              </w:rPr>
              <w:t>)</w:t>
            </w:r>
          </w:p>
          <w:p w14:paraId="6D849FFE"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逾期</w:t>
            </w:r>
            <w:r>
              <w:rPr>
                <w:rFonts w:cstheme="minorHAnsi" w:hint="eastAsia"/>
                <w:color w:val="000000" w:themeColor="text1"/>
                <w:sz w:val="20"/>
                <w:szCs w:val="20"/>
              </w:rPr>
              <w:t>3</w:t>
            </w:r>
            <w:r>
              <w:rPr>
                <w:rFonts w:cstheme="minorHAnsi" w:hint="eastAsia"/>
                <w:color w:val="000000" w:themeColor="text1"/>
                <w:sz w:val="20"/>
                <w:szCs w:val="20"/>
              </w:rPr>
              <w:t>天</w:t>
            </w:r>
            <w:r>
              <w:rPr>
                <w:rFonts w:cstheme="minorHAnsi"/>
                <w:color w:val="000000" w:themeColor="text1"/>
                <w:sz w:val="20"/>
                <w:szCs w:val="20"/>
              </w:rPr>
              <w:t>结清金额</w:t>
            </w:r>
            <w:r>
              <w:rPr>
                <w:rFonts w:cstheme="minorHAnsi" w:hint="eastAsia"/>
                <w:color w:val="000000" w:themeColor="text1"/>
                <w:sz w:val="20"/>
                <w:szCs w:val="20"/>
              </w:rPr>
              <w:t>(</w:t>
            </w:r>
            <w:r>
              <w:rPr>
                <w:rFonts w:cstheme="minorHAnsi" w:hint="eastAsia"/>
                <w:color w:val="000000" w:themeColor="text1"/>
                <w:sz w:val="20"/>
                <w:szCs w:val="20"/>
              </w:rPr>
              <w:t>含</w:t>
            </w:r>
            <w:r>
              <w:rPr>
                <w:rFonts w:cstheme="minorHAnsi"/>
                <w:color w:val="000000" w:themeColor="text1"/>
                <w:sz w:val="20"/>
                <w:szCs w:val="20"/>
              </w:rPr>
              <w:t>虚拟还款</w:t>
            </w:r>
            <w:r>
              <w:rPr>
                <w:rFonts w:cstheme="minorHAnsi" w:hint="eastAsia"/>
                <w:color w:val="000000" w:themeColor="text1"/>
                <w:sz w:val="20"/>
                <w:szCs w:val="20"/>
              </w:rPr>
              <w:t>)</w:t>
            </w:r>
          </w:p>
          <w:p w14:paraId="58521FBD" w14:textId="77777777" w:rsidR="00DF3C70" w:rsidRDefault="00DF3C70" w:rsidP="00DF3C70">
            <w:pPr>
              <w:jc w:val="both"/>
              <w:rPr>
                <w:rFonts w:cstheme="minorHAnsi"/>
                <w:color w:val="000000" w:themeColor="text1"/>
                <w:sz w:val="20"/>
                <w:szCs w:val="20"/>
              </w:rPr>
            </w:pPr>
            <w:r>
              <w:rPr>
                <w:rFonts w:cstheme="minorHAnsi"/>
                <w:color w:val="000000" w:themeColor="text1"/>
                <w:sz w:val="20"/>
                <w:szCs w:val="20"/>
              </w:rPr>
              <w:t xml:space="preserve">            </w:t>
            </w:r>
            <w:r w:rsidR="004E7BF8">
              <w:rPr>
                <w:rFonts w:cstheme="minorHAnsi" w:hint="eastAsia"/>
                <w:color w:val="000000" w:themeColor="text1"/>
                <w:sz w:val="20"/>
                <w:szCs w:val="20"/>
              </w:rPr>
              <w:t>逾期</w:t>
            </w:r>
            <w:r w:rsidR="004E7BF8">
              <w:rPr>
                <w:rFonts w:cstheme="minorHAnsi" w:hint="eastAsia"/>
                <w:color w:val="000000" w:themeColor="text1"/>
                <w:sz w:val="20"/>
                <w:szCs w:val="20"/>
              </w:rPr>
              <w:t>4</w:t>
            </w:r>
            <w:r w:rsidR="004E7BF8">
              <w:rPr>
                <w:rFonts w:cstheme="minorHAnsi"/>
                <w:color w:val="000000" w:themeColor="text1"/>
                <w:sz w:val="20"/>
                <w:szCs w:val="20"/>
              </w:rPr>
              <w:t>-14</w:t>
            </w:r>
            <w:r w:rsidR="004E7BF8">
              <w:rPr>
                <w:rFonts w:cstheme="minorHAnsi" w:hint="eastAsia"/>
                <w:color w:val="000000" w:themeColor="text1"/>
                <w:sz w:val="20"/>
                <w:szCs w:val="20"/>
              </w:rPr>
              <w:t>天结清</w:t>
            </w:r>
            <w:r w:rsidR="004E7BF8">
              <w:rPr>
                <w:rFonts w:cstheme="minorHAnsi"/>
                <w:color w:val="000000" w:themeColor="text1"/>
                <w:sz w:val="20"/>
                <w:szCs w:val="20"/>
              </w:rPr>
              <w:t>金额</w:t>
            </w:r>
            <w:r w:rsidR="004E7BF8">
              <w:rPr>
                <w:rFonts w:cstheme="minorHAnsi" w:hint="eastAsia"/>
                <w:color w:val="000000" w:themeColor="text1"/>
                <w:sz w:val="20"/>
                <w:szCs w:val="20"/>
              </w:rPr>
              <w:t>(</w:t>
            </w:r>
            <w:r w:rsidR="004E7BF8">
              <w:rPr>
                <w:rFonts w:cstheme="minorHAnsi" w:hint="eastAsia"/>
                <w:color w:val="000000" w:themeColor="text1"/>
                <w:sz w:val="20"/>
                <w:szCs w:val="20"/>
              </w:rPr>
              <w:t>含</w:t>
            </w:r>
            <w:r w:rsidR="004E7BF8">
              <w:rPr>
                <w:rFonts w:cstheme="minorHAnsi"/>
                <w:color w:val="000000" w:themeColor="text1"/>
                <w:sz w:val="20"/>
                <w:szCs w:val="20"/>
              </w:rPr>
              <w:t>虚拟还款</w:t>
            </w:r>
            <w:r w:rsidR="004E7BF8">
              <w:rPr>
                <w:rFonts w:cstheme="minorHAnsi" w:hint="eastAsia"/>
                <w:color w:val="000000" w:themeColor="text1"/>
                <w:sz w:val="20"/>
                <w:szCs w:val="20"/>
              </w:rPr>
              <w:t>)</w:t>
            </w:r>
          </w:p>
          <w:p w14:paraId="538F2BC4" w14:textId="77777777" w:rsidR="004E7BF8" w:rsidRDefault="004E7BF8"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逾期</w:t>
            </w:r>
            <w:r>
              <w:rPr>
                <w:rFonts w:cstheme="minorHAnsi" w:hint="eastAsia"/>
                <w:color w:val="000000" w:themeColor="text1"/>
                <w:sz w:val="20"/>
                <w:szCs w:val="20"/>
              </w:rPr>
              <w:t>15</w:t>
            </w:r>
            <w:r>
              <w:rPr>
                <w:rFonts w:cstheme="minorHAnsi"/>
                <w:color w:val="000000" w:themeColor="text1"/>
                <w:sz w:val="20"/>
                <w:szCs w:val="20"/>
              </w:rPr>
              <w:t>-30</w:t>
            </w:r>
            <w:r>
              <w:rPr>
                <w:rFonts w:cstheme="minorHAnsi" w:hint="eastAsia"/>
                <w:color w:val="000000" w:themeColor="text1"/>
                <w:sz w:val="20"/>
                <w:szCs w:val="20"/>
              </w:rPr>
              <w:t>天</w:t>
            </w:r>
            <w:r>
              <w:rPr>
                <w:rFonts w:cstheme="minorHAnsi"/>
                <w:color w:val="000000" w:themeColor="text1"/>
                <w:sz w:val="20"/>
                <w:szCs w:val="20"/>
              </w:rPr>
              <w:t>结清金额</w:t>
            </w:r>
            <w:r>
              <w:rPr>
                <w:rFonts w:cstheme="minorHAnsi" w:hint="eastAsia"/>
                <w:color w:val="000000" w:themeColor="text1"/>
                <w:sz w:val="20"/>
                <w:szCs w:val="20"/>
              </w:rPr>
              <w:t>(</w:t>
            </w:r>
            <w:r>
              <w:rPr>
                <w:rFonts w:cstheme="minorHAnsi" w:hint="eastAsia"/>
                <w:color w:val="000000" w:themeColor="text1"/>
                <w:sz w:val="20"/>
                <w:szCs w:val="20"/>
              </w:rPr>
              <w:t>含</w:t>
            </w:r>
            <w:r>
              <w:rPr>
                <w:rFonts w:cstheme="minorHAnsi"/>
                <w:color w:val="000000" w:themeColor="text1"/>
                <w:sz w:val="20"/>
                <w:szCs w:val="20"/>
              </w:rPr>
              <w:t>虚拟还款</w:t>
            </w:r>
            <w:r>
              <w:rPr>
                <w:rFonts w:cstheme="minorHAnsi" w:hint="eastAsia"/>
                <w:color w:val="000000" w:themeColor="text1"/>
                <w:sz w:val="20"/>
                <w:szCs w:val="20"/>
              </w:rPr>
              <w:t>)</w:t>
            </w:r>
          </w:p>
          <w:p w14:paraId="59EBEE94" w14:textId="59BEB720" w:rsidR="004E7BF8" w:rsidRPr="00DF3C70" w:rsidRDefault="004E7BF8" w:rsidP="00DF3C70">
            <w:pPr>
              <w:jc w:val="both"/>
              <w:rPr>
                <w:rFonts w:cstheme="minorHAnsi"/>
                <w:color w:val="000000" w:themeColor="text1"/>
                <w:sz w:val="20"/>
                <w:szCs w:val="20"/>
              </w:rPr>
            </w:pPr>
            <w:r>
              <w:rPr>
                <w:rFonts w:cstheme="minorHAnsi"/>
                <w:color w:val="000000" w:themeColor="text1"/>
                <w:sz w:val="20"/>
                <w:szCs w:val="20"/>
              </w:rPr>
              <w:t xml:space="preserve">            </w:t>
            </w:r>
            <w:r>
              <w:rPr>
                <w:rFonts w:cstheme="minorHAnsi" w:hint="eastAsia"/>
                <w:color w:val="000000" w:themeColor="text1"/>
                <w:sz w:val="20"/>
                <w:szCs w:val="20"/>
              </w:rPr>
              <w:t>逾期</w:t>
            </w:r>
            <w:r>
              <w:rPr>
                <w:rFonts w:cstheme="minorHAnsi" w:hint="eastAsia"/>
                <w:color w:val="000000" w:themeColor="text1"/>
                <w:sz w:val="20"/>
                <w:szCs w:val="20"/>
              </w:rPr>
              <w:t>31</w:t>
            </w:r>
            <w:r>
              <w:rPr>
                <w:rFonts w:cstheme="minorHAnsi"/>
                <w:color w:val="000000" w:themeColor="text1"/>
                <w:sz w:val="20"/>
                <w:szCs w:val="20"/>
              </w:rPr>
              <w:t>-60</w:t>
            </w:r>
            <w:r>
              <w:rPr>
                <w:rFonts w:cstheme="minorHAnsi" w:hint="eastAsia"/>
                <w:color w:val="000000" w:themeColor="text1"/>
                <w:sz w:val="20"/>
                <w:szCs w:val="20"/>
              </w:rPr>
              <w:t>天结清</w:t>
            </w:r>
            <w:r>
              <w:rPr>
                <w:rFonts w:cstheme="minorHAnsi"/>
                <w:color w:val="000000" w:themeColor="text1"/>
                <w:sz w:val="20"/>
                <w:szCs w:val="20"/>
              </w:rPr>
              <w:t>金额</w:t>
            </w:r>
            <w:r>
              <w:rPr>
                <w:rFonts w:cstheme="minorHAnsi" w:hint="eastAsia"/>
                <w:color w:val="000000" w:themeColor="text1"/>
                <w:sz w:val="20"/>
                <w:szCs w:val="20"/>
              </w:rPr>
              <w:t>(</w:t>
            </w:r>
            <w:r>
              <w:rPr>
                <w:rFonts w:cstheme="minorHAnsi" w:hint="eastAsia"/>
                <w:color w:val="000000" w:themeColor="text1"/>
                <w:sz w:val="20"/>
                <w:szCs w:val="20"/>
              </w:rPr>
              <w:t>含虚拟</w:t>
            </w:r>
            <w:r>
              <w:rPr>
                <w:rFonts w:cstheme="minorHAnsi"/>
                <w:color w:val="000000" w:themeColor="text1"/>
                <w:sz w:val="20"/>
                <w:szCs w:val="20"/>
              </w:rPr>
              <w:t>还款</w:t>
            </w:r>
            <w:r>
              <w:rPr>
                <w:rFonts w:cstheme="minorHAnsi" w:hint="eastAsia"/>
                <w:color w:val="000000" w:themeColor="text1"/>
                <w:sz w:val="20"/>
                <w:szCs w:val="20"/>
              </w:rPr>
              <w:t>)</w:t>
            </w:r>
          </w:p>
        </w:tc>
        <w:tc>
          <w:tcPr>
            <w:tcW w:w="1701" w:type="dxa"/>
          </w:tcPr>
          <w:p w14:paraId="4B2C9AC0" w14:textId="435711E8" w:rsidR="007E4E22" w:rsidRPr="004E7BF8" w:rsidRDefault="004E7BF8" w:rsidP="00925DAE">
            <w:pPr>
              <w:jc w:val="center"/>
              <w:rPr>
                <w:rFonts w:cstheme="minorHAnsi"/>
                <w:color w:val="000000" w:themeColor="text1"/>
                <w:sz w:val="20"/>
                <w:szCs w:val="20"/>
              </w:rPr>
            </w:pPr>
            <w:r>
              <w:rPr>
                <w:rFonts w:cstheme="minorHAnsi"/>
                <w:color w:val="000000" w:themeColor="text1"/>
                <w:sz w:val="20"/>
                <w:szCs w:val="20"/>
              </w:rPr>
              <w:t>2019</w:t>
            </w:r>
            <w:r>
              <w:rPr>
                <w:rFonts w:cstheme="minorHAnsi" w:hint="eastAsia"/>
                <w:color w:val="000000" w:themeColor="text1"/>
                <w:sz w:val="20"/>
                <w:szCs w:val="20"/>
              </w:rPr>
              <w:t>/1/11</w:t>
            </w:r>
          </w:p>
        </w:tc>
        <w:tc>
          <w:tcPr>
            <w:tcW w:w="1276" w:type="dxa"/>
          </w:tcPr>
          <w:p w14:paraId="0939A2AD" w14:textId="7E56C9EB" w:rsidR="007E4E22" w:rsidRDefault="004E7BF8" w:rsidP="00925DAE">
            <w:pPr>
              <w:jc w:val="center"/>
              <w:rPr>
                <w:rFonts w:cstheme="minorHAnsi"/>
                <w:color w:val="000000" w:themeColor="text1"/>
                <w:sz w:val="20"/>
                <w:szCs w:val="20"/>
              </w:rPr>
            </w:pPr>
            <w:r>
              <w:rPr>
                <w:rFonts w:cstheme="minorHAnsi" w:hint="eastAsia"/>
                <w:color w:val="000000" w:themeColor="text1"/>
                <w:sz w:val="20"/>
                <w:szCs w:val="20"/>
              </w:rPr>
              <w:t>0.2</w:t>
            </w:r>
          </w:p>
        </w:tc>
        <w:tc>
          <w:tcPr>
            <w:tcW w:w="1134" w:type="dxa"/>
          </w:tcPr>
          <w:p w14:paraId="0322820C" w14:textId="628D3800" w:rsidR="007E4E22" w:rsidRDefault="004E7BF8" w:rsidP="00925DAE">
            <w:pPr>
              <w:jc w:val="center"/>
              <w:rPr>
                <w:rFonts w:cstheme="minorHAnsi"/>
                <w:color w:val="000000" w:themeColor="text1"/>
                <w:sz w:val="20"/>
                <w:szCs w:val="20"/>
              </w:rPr>
            </w:pPr>
            <w:r>
              <w:rPr>
                <w:rFonts w:cstheme="minorHAnsi" w:hint="eastAsia"/>
                <w:color w:val="000000" w:themeColor="text1"/>
                <w:sz w:val="20"/>
                <w:szCs w:val="20"/>
              </w:rPr>
              <w:t>丁健</w:t>
            </w:r>
          </w:p>
        </w:tc>
      </w:tr>
    </w:tbl>
    <w:p w14:paraId="5DAFF238" w14:textId="77777777" w:rsidR="001B627C" w:rsidRDefault="001B627C" w:rsidP="001B627C">
      <w:pPr>
        <w:pStyle w:val="af5"/>
        <w:jc w:val="right"/>
      </w:pPr>
      <w:r>
        <w:br w:type="page"/>
      </w:r>
    </w:p>
    <w:sdt>
      <w:sdtPr>
        <w:rPr>
          <w:rFonts w:asciiTheme="minorHAnsi" w:eastAsia="幼圆" w:hAnsiTheme="minorHAnsi" w:cstheme="minorBidi"/>
          <w:color w:val="auto"/>
          <w:sz w:val="17"/>
          <w:szCs w:val="17"/>
          <w:lang w:val="zh-CN"/>
        </w:rPr>
        <w:id w:val="681863168"/>
        <w:docPartObj>
          <w:docPartGallery w:val="Table of Contents"/>
          <w:docPartUnique/>
        </w:docPartObj>
      </w:sdtPr>
      <w:sdtEndPr>
        <w:rPr>
          <w:b/>
          <w:bCs/>
        </w:rPr>
      </w:sdtEndPr>
      <w:sdtContent>
        <w:p w14:paraId="41EC3C0A" w14:textId="77777777" w:rsidR="001B627C" w:rsidRDefault="001B627C">
          <w:pPr>
            <w:pStyle w:val="TOC"/>
          </w:pPr>
          <w:r>
            <w:rPr>
              <w:lang w:val="zh-CN"/>
            </w:rPr>
            <w:t>目</w:t>
          </w:r>
          <w:r>
            <w:rPr>
              <w:rFonts w:ascii="微软雅黑" w:eastAsia="微软雅黑" w:hAnsi="微软雅黑" w:cs="微软雅黑" w:hint="eastAsia"/>
              <w:lang w:val="zh-CN"/>
            </w:rPr>
            <w:t>录</w:t>
          </w:r>
        </w:p>
        <w:p w14:paraId="35E54D77" w14:textId="77777777" w:rsidR="00B915D0" w:rsidRDefault="001B627C">
          <w:pPr>
            <w:pStyle w:val="11"/>
            <w:tabs>
              <w:tab w:val="left" w:pos="420"/>
              <w:tab w:val="right" w:leader="dot" w:pos="9350"/>
            </w:tabs>
            <w:rPr>
              <w:rFonts w:eastAsiaTheme="minorEastAsia"/>
              <w:noProof/>
              <w:kern w:val="2"/>
              <w:sz w:val="21"/>
              <w:szCs w:val="22"/>
            </w:rPr>
          </w:pPr>
          <w:r>
            <w:fldChar w:fldCharType="begin"/>
          </w:r>
          <w:r>
            <w:instrText xml:space="preserve"> TOC \o "1-3" \h \z \u </w:instrText>
          </w:r>
          <w:r>
            <w:fldChar w:fldCharType="separate"/>
          </w:r>
          <w:hyperlink w:anchor="_Toc534136835" w:history="1">
            <w:r w:rsidR="00B915D0" w:rsidRPr="00584822">
              <w:rPr>
                <w:rStyle w:val="aa"/>
                <w:noProof/>
                <w:lang w:val="zh-CN"/>
              </w:rPr>
              <w:t>1.</w:t>
            </w:r>
            <w:r w:rsidR="00B915D0">
              <w:rPr>
                <w:rFonts w:eastAsiaTheme="minorEastAsia"/>
                <w:noProof/>
                <w:kern w:val="2"/>
                <w:sz w:val="21"/>
                <w:szCs w:val="22"/>
              </w:rPr>
              <w:tab/>
            </w:r>
            <w:r w:rsidR="00B915D0" w:rsidRPr="00584822">
              <w:rPr>
                <w:rStyle w:val="aa"/>
                <w:rFonts w:hint="eastAsia"/>
                <w:noProof/>
                <w:lang w:val="zh-CN"/>
              </w:rPr>
              <w:t>关于本文档</w:t>
            </w:r>
            <w:r w:rsidR="00B915D0">
              <w:rPr>
                <w:noProof/>
                <w:webHidden/>
              </w:rPr>
              <w:tab/>
            </w:r>
            <w:r w:rsidR="00B915D0">
              <w:rPr>
                <w:noProof/>
                <w:webHidden/>
              </w:rPr>
              <w:fldChar w:fldCharType="begin"/>
            </w:r>
            <w:r w:rsidR="00B915D0">
              <w:rPr>
                <w:noProof/>
                <w:webHidden/>
              </w:rPr>
              <w:instrText xml:space="preserve"> PAGEREF _Toc534136835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38D9AA51" w14:textId="77777777" w:rsidR="00B915D0" w:rsidRDefault="002612D2">
          <w:pPr>
            <w:pStyle w:val="11"/>
            <w:tabs>
              <w:tab w:val="left" w:pos="420"/>
              <w:tab w:val="right" w:leader="dot" w:pos="9350"/>
            </w:tabs>
            <w:rPr>
              <w:rFonts w:eastAsiaTheme="minorEastAsia"/>
              <w:noProof/>
              <w:kern w:val="2"/>
              <w:sz w:val="21"/>
              <w:szCs w:val="22"/>
            </w:rPr>
          </w:pPr>
          <w:hyperlink w:anchor="_Toc534136836" w:history="1">
            <w:r w:rsidR="00B915D0" w:rsidRPr="00584822">
              <w:rPr>
                <w:rStyle w:val="aa"/>
                <w:noProof/>
                <w:lang w:val="zh-CN"/>
              </w:rPr>
              <w:t>2.</w:t>
            </w:r>
            <w:r w:rsidR="00B915D0">
              <w:rPr>
                <w:rFonts w:eastAsiaTheme="minorEastAsia"/>
                <w:noProof/>
                <w:kern w:val="2"/>
                <w:sz w:val="21"/>
                <w:szCs w:val="22"/>
              </w:rPr>
              <w:tab/>
            </w:r>
            <w:r w:rsidR="00B915D0" w:rsidRPr="00584822">
              <w:rPr>
                <w:rStyle w:val="aa"/>
                <w:rFonts w:hint="eastAsia"/>
                <w:noProof/>
                <w:lang w:val="zh-CN"/>
              </w:rPr>
              <w:t>业务范畴</w:t>
            </w:r>
            <w:r w:rsidR="00B915D0">
              <w:rPr>
                <w:noProof/>
                <w:webHidden/>
              </w:rPr>
              <w:tab/>
            </w:r>
            <w:r w:rsidR="00B915D0">
              <w:rPr>
                <w:noProof/>
                <w:webHidden/>
              </w:rPr>
              <w:fldChar w:fldCharType="begin"/>
            </w:r>
            <w:r w:rsidR="00B915D0">
              <w:rPr>
                <w:noProof/>
                <w:webHidden/>
              </w:rPr>
              <w:instrText xml:space="preserve"> PAGEREF _Toc534136836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1167C856" w14:textId="77777777" w:rsidR="00B915D0" w:rsidRDefault="002612D2">
          <w:pPr>
            <w:pStyle w:val="11"/>
            <w:tabs>
              <w:tab w:val="left" w:pos="420"/>
              <w:tab w:val="right" w:leader="dot" w:pos="9350"/>
            </w:tabs>
            <w:rPr>
              <w:rFonts w:eastAsiaTheme="minorEastAsia"/>
              <w:noProof/>
              <w:kern w:val="2"/>
              <w:sz w:val="21"/>
              <w:szCs w:val="22"/>
            </w:rPr>
          </w:pPr>
          <w:hyperlink w:anchor="_Toc534136837" w:history="1">
            <w:r w:rsidR="00B915D0" w:rsidRPr="00584822">
              <w:rPr>
                <w:rStyle w:val="aa"/>
                <w:noProof/>
                <w:lang w:val="zh-CN"/>
              </w:rPr>
              <w:t>3.</w:t>
            </w:r>
            <w:r w:rsidR="00B915D0">
              <w:rPr>
                <w:rFonts w:eastAsiaTheme="minorEastAsia"/>
                <w:noProof/>
                <w:kern w:val="2"/>
                <w:sz w:val="21"/>
                <w:szCs w:val="22"/>
              </w:rPr>
              <w:tab/>
            </w:r>
            <w:r w:rsidR="00B915D0" w:rsidRPr="00584822">
              <w:rPr>
                <w:rStyle w:val="aa"/>
                <w:rFonts w:hint="eastAsia"/>
                <w:noProof/>
                <w:lang w:val="zh-CN"/>
              </w:rPr>
              <w:t>系统要求</w:t>
            </w:r>
            <w:r w:rsidR="00B915D0">
              <w:rPr>
                <w:noProof/>
                <w:webHidden/>
              </w:rPr>
              <w:tab/>
            </w:r>
            <w:r w:rsidR="00B915D0">
              <w:rPr>
                <w:noProof/>
                <w:webHidden/>
              </w:rPr>
              <w:fldChar w:fldCharType="begin"/>
            </w:r>
            <w:r w:rsidR="00B915D0">
              <w:rPr>
                <w:noProof/>
                <w:webHidden/>
              </w:rPr>
              <w:instrText xml:space="preserve"> PAGEREF _Toc534136837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557D35BA"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38" w:history="1">
            <w:r w:rsidR="00B915D0" w:rsidRPr="00584822">
              <w:rPr>
                <w:rStyle w:val="aa"/>
                <w:noProof/>
              </w:rPr>
              <w:t>3.1</w:t>
            </w:r>
            <w:r w:rsidR="00B915D0">
              <w:rPr>
                <w:rFonts w:eastAsiaTheme="minorEastAsia"/>
                <w:noProof/>
                <w:kern w:val="2"/>
                <w:sz w:val="21"/>
                <w:szCs w:val="22"/>
              </w:rPr>
              <w:tab/>
            </w:r>
            <w:r w:rsidR="00B915D0" w:rsidRPr="00584822">
              <w:rPr>
                <w:rStyle w:val="aa"/>
                <w:rFonts w:hint="eastAsia"/>
                <w:noProof/>
              </w:rPr>
              <w:t>业务连续性</w:t>
            </w:r>
            <w:r w:rsidR="00B915D0">
              <w:rPr>
                <w:noProof/>
                <w:webHidden/>
              </w:rPr>
              <w:tab/>
            </w:r>
            <w:r w:rsidR="00B915D0">
              <w:rPr>
                <w:noProof/>
                <w:webHidden/>
              </w:rPr>
              <w:fldChar w:fldCharType="begin"/>
            </w:r>
            <w:r w:rsidR="00B915D0">
              <w:rPr>
                <w:noProof/>
                <w:webHidden/>
              </w:rPr>
              <w:instrText xml:space="preserve"> PAGEREF _Toc534136838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3F82FA09"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39" w:history="1">
            <w:r w:rsidR="00B915D0" w:rsidRPr="00584822">
              <w:rPr>
                <w:rStyle w:val="aa"/>
                <w:noProof/>
              </w:rPr>
              <w:t>3.2</w:t>
            </w:r>
            <w:r w:rsidR="00B915D0">
              <w:rPr>
                <w:rFonts w:eastAsiaTheme="minorEastAsia"/>
                <w:noProof/>
                <w:kern w:val="2"/>
                <w:sz w:val="21"/>
                <w:szCs w:val="22"/>
              </w:rPr>
              <w:tab/>
            </w:r>
            <w:r w:rsidR="00B915D0" w:rsidRPr="00584822">
              <w:rPr>
                <w:rStyle w:val="aa"/>
                <w:rFonts w:hint="eastAsia"/>
                <w:noProof/>
              </w:rPr>
              <w:t>弹性扩展</w:t>
            </w:r>
            <w:r w:rsidR="00B915D0">
              <w:rPr>
                <w:noProof/>
                <w:webHidden/>
              </w:rPr>
              <w:tab/>
            </w:r>
            <w:r w:rsidR="00B915D0">
              <w:rPr>
                <w:noProof/>
                <w:webHidden/>
              </w:rPr>
              <w:fldChar w:fldCharType="begin"/>
            </w:r>
            <w:r w:rsidR="00B915D0">
              <w:rPr>
                <w:noProof/>
                <w:webHidden/>
              </w:rPr>
              <w:instrText xml:space="preserve"> PAGEREF _Toc534136839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1EBF0077"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40" w:history="1">
            <w:r w:rsidR="00B915D0" w:rsidRPr="00584822">
              <w:rPr>
                <w:rStyle w:val="aa"/>
                <w:noProof/>
              </w:rPr>
              <w:t>3.3</w:t>
            </w:r>
            <w:r w:rsidR="00B915D0">
              <w:rPr>
                <w:rFonts w:eastAsiaTheme="minorEastAsia"/>
                <w:noProof/>
                <w:kern w:val="2"/>
                <w:sz w:val="21"/>
                <w:szCs w:val="22"/>
              </w:rPr>
              <w:tab/>
            </w:r>
            <w:r w:rsidR="00B915D0" w:rsidRPr="00584822">
              <w:rPr>
                <w:rStyle w:val="aa"/>
                <w:rFonts w:hint="eastAsia"/>
                <w:noProof/>
              </w:rPr>
              <w:t>开放服务</w:t>
            </w:r>
            <w:r w:rsidR="00B915D0">
              <w:rPr>
                <w:noProof/>
                <w:webHidden/>
              </w:rPr>
              <w:tab/>
            </w:r>
            <w:r w:rsidR="00B915D0">
              <w:rPr>
                <w:noProof/>
                <w:webHidden/>
              </w:rPr>
              <w:fldChar w:fldCharType="begin"/>
            </w:r>
            <w:r w:rsidR="00B915D0">
              <w:rPr>
                <w:noProof/>
                <w:webHidden/>
              </w:rPr>
              <w:instrText xml:space="preserve"> PAGEREF _Toc534136840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20819CDD" w14:textId="77777777" w:rsidR="00B915D0" w:rsidRDefault="002612D2">
          <w:pPr>
            <w:pStyle w:val="11"/>
            <w:tabs>
              <w:tab w:val="left" w:pos="420"/>
              <w:tab w:val="right" w:leader="dot" w:pos="9350"/>
            </w:tabs>
            <w:rPr>
              <w:rFonts w:eastAsiaTheme="minorEastAsia"/>
              <w:noProof/>
              <w:kern w:val="2"/>
              <w:sz w:val="21"/>
              <w:szCs w:val="22"/>
            </w:rPr>
          </w:pPr>
          <w:hyperlink w:anchor="_Toc534136841" w:history="1">
            <w:r w:rsidR="00B915D0" w:rsidRPr="00584822">
              <w:rPr>
                <w:rStyle w:val="aa"/>
                <w:noProof/>
                <w:lang w:val="zh-CN"/>
              </w:rPr>
              <w:t>4.</w:t>
            </w:r>
            <w:r w:rsidR="00B915D0">
              <w:rPr>
                <w:rFonts w:eastAsiaTheme="minorEastAsia"/>
                <w:noProof/>
                <w:kern w:val="2"/>
                <w:sz w:val="21"/>
                <w:szCs w:val="22"/>
              </w:rPr>
              <w:tab/>
            </w:r>
            <w:r w:rsidR="00B915D0" w:rsidRPr="00584822">
              <w:rPr>
                <w:rStyle w:val="aa"/>
                <w:rFonts w:hint="eastAsia"/>
                <w:noProof/>
                <w:lang w:val="zh-CN"/>
              </w:rPr>
              <w:t>功能模块</w:t>
            </w:r>
            <w:r w:rsidR="00B915D0">
              <w:rPr>
                <w:noProof/>
                <w:webHidden/>
              </w:rPr>
              <w:tab/>
            </w:r>
            <w:r w:rsidR="00B915D0">
              <w:rPr>
                <w:noProof/>
                <w:webHidden/>
              </w:rPr>
              <w:fldChar w:fldCharType="begin"/>
            </w:r>
            <w:r w:rsidR="00B915D0">
              <w:rPr>
                <w:noProof/>
                <w:webHidden/>
              </w:rPr>
              <w:instrText xml:space="preserve"> PAGEREF _Toc534136841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276B96A4"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42" w:history="1">
            <w:r w:rsidR="00B915D0" w:rsidRPr="00584822">
              <w:rPr>
                <w:rStyle w:val="aa"/>
                <w:noProof/>
              </w:rPr>
              <w:t>4.1</w:t>
            </w:r>
            <w:r w:rsidR="00B915D0">
              <w:rPr>
                <w:rFonts w:eastAsiaTheme="minorEastAsia"/>
                <w:noProof/>
                <w:kern w:val="2"/>
                <w:sz w:val="21"/>
                <w:szCs w:val="22"/>
              </w:rPr>
              <w:tab/>
            </w:r>
            <w:r w:rsidR="00B915D0" w:rsidRPr="00584822">
              <w:rPr>
                <w:rStyle w:val="aa"/>
                <w:rFonts w:hint="eastAsia"/>
                <w:noProof/>
              </w:rPr>
              <w:t>基础配置</w:t>
            </w:r>
            <w:r w:rsidR="00B915D0">
              <w:rPr>
                <w:noProof/>
                <w:webHidden/>
              </w:rPr>
              <w:tab/>
            </w:r>
            <w:r w:rsidR="00B915D0">
              <w:rPr>
                <w:noProof/>
                <w:webHidden/>
              </w:rPr>
              <w:fldChar w:fldCharType="begin"/>
            </w:r>
            <w:r w:rsidR="00B915D0">
              <w:rPr>
                <w:noProof/>
                <w:webHidden/>
              </w:rPr>
              <w:instrText xml:space="preserve"> PAGEREF _Toc534136842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657EC893"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43" w:history="1">
            <w:r w:rsidR="00B915D0" w:rsidRPr="00584822">
              <w:rPr>
                <w:rStyle w:val="aa"/>
                <w:noProof/>
              </w:rPr>
              <w:t>4.1.1</w:t>
            </w:r>
            <w:r w:rsidR="00B915D0">
              <w:rPr>
                <w:rFonts w:eastAsiaTheme="minorEastAsia"/>
                <w:noProof/>
                <w:kern w:val="2"/>
                <w:sz w:val="21"/>
                <w:szCs w:val="22"/>
              </w:rPr>
              <w:tab/>
            </w:r>
            <w:r w:rsidR="00B915D0" w:rsidRPr="00584822">
              <w:rPr>
                <w:rStyle w:val="aa"/>
                <w:rFonts w:hint="eastAsia"/>
                <w:noProof/>
              </w:rPr>
              <w:t>手机号段配配置</w:t>
            </w:r>
            <w:r w:rsidR="00B915D0">
              <w:rPr>
                <w:noProof/>
                <w:webHidden/>
              </w:rPr>
              <w:tab/>
            </w:r>
            <w:r w:rsidR="00B915D0">
              <w:rPr>
                <w:noProof/>
                <w:webHidden/>
              </w:rPr>
              <w:fldChar w:fldCharType="begin"/>
            </w:r>
            <w:r w:rsidR="00B915D0">
              <w:rPr>
                <w:noProof/>
                <w:webHidden/>
              </w:rPr>
              <w:instrText xml:space="preserve"> PAGEREF _Toc534136843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4BE195AE"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44" w:history="1">
            <w:r w:rsidR="00B915D0" w:rsidRPr="00584822">
              <w:rPr>
                <w:rStyle w:val="aa"/>
                <w:noProof/>
              </w:rPr>
              <w:t>4.1.2</w:t>
            </w:r>
            <w:r w:rsidR="00B915D0">
              <w:rPr>
                <w:rFonts w:eastAsiaTheme="minorEastAsia"/>
                <w:noProof/>
                <w:kern w:val="2"/>
                <w:sz w:val="21"/>
                <w:szCs w:val="22"/>
              </w:rPr>
              <w:tab/>
            </w:r>
            <w:r w:rsidR="00B915D0" w:rsidRPr="00584822">
              <w:rPr>
                <w:rStyle w:val="aa"/>
                <w:rFonts w:hint="eastAsia"/>
                <w:noProof/>
              </w:rPr>
              <w:t>节假日配置</w:t>
            </w:r>
            <w:r w:rsidR="00B915D0">
              <w:rPr>
                <w:noProof/>
                <w:webHidden/>
              </w:rPr>
              <w:tab/>
            </w:r>
            <w:r w:rsidR="00B915D0">
              <w:rPr>
                <w:noProof/>
                <w:webHidden/>
              </w:rPr>
              <w:fldChar w:fldCharType="begin"/>
            </w:r>
            <w:r w:rsidR="00B915D0">
              <w:rPr>
                <w:noProof/>
                <w:webHidden/>
              </w:rPr>
              <w:instrText xml:space="preserve"> PAGEREF _Toc534136844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28380BBB"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45" w:history="1">
            <w:r w:rsidR="00B915D0" w:rsidRPr="00584822">
              <w:rPr>
                <w:rStyle w:val="aa"/>
                <w:noProof/>
              </w:rPr>
              <w:t>4.1.3</w:t>
            </w:r>
            <w:r w:rsidR="00B915D0">
              <w:rPr>
                <w:rFonts w:eastAsiaTheme="minorEastAsia"/>
                <w:noProof/>
                <w:kern w:val="2"/>
                <w:sz w:val="21"/>
                <w:szCs w:val="22"/>
              </w:rPr>
              <w:tab/>
            </w:r>
            <w:r w:rsidR="00B915D0" w:rsidRPr="00584822">
              <w:rPr>
                <w:rStyle w:val="aa"/>
                <w:rFonts w:hint="eastAsia"/>
                <w:noProof/>
              </w:rPr>
              <w:t>指标和维度管理</w:t>
            </w:r>
            <w:r w:rsidR="00B915D0">
              <w:rPr>
                <w:noProof/>
                <w:webHidden/>
              </w:rPr>
              <w:tab/>
            </w:r>
            <w:r w:rsidR="00B915D0">
              <w:rPr>
                <w:noProof/>
                <w:webHidden/>
              </w:rPr>
              <w:fldChar w:fldCharType="begin"/>
            </w:r>
            <w:r w:rsidR="00B915D0">
              <w:rPr>
                <w:noProof/>
                <w:webHidden/>
              </w:rPr>
              <w:instrText xml:space="preserve"> PAGEREF _Toc534136845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0926BE68"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46" w:history="1">
            <w:r w:rsidR="00B915D0" w:rsidRPr="00584822">
              <w:rPr>
                <w:rStyle w:val="aa"/>
                <w:noProof/>
              </w:rPr>
              <w:t>4.1.4</w:t>
            </w:r>
            <w:r w:rsidR="00B915D0">
              <w:rPr>
                <w:rFonts w:eastAsiaTheme="minorEastAsia"/>
                <w:noProof/>
                <w:kern w:val="2"/>
                <w:sz w:val="21"/>
                <w:szCs w:val="22"/>
              </w:rPr>
              <w:tab/>
            </w:r>
            <w:r w:rsidR="00B915D0" w:rsidRPr="00584822">
              <w:rPr>
                <w:rStyle w:val="aa"/>
                <w:rFonts w:hint="eastAsia"/>
                <w:noProof/>
              </w:rPr>
              <w:t>组织架构管理</w:t>
            </w:r>
            <w:r w:rsidR="00B915D0">
              <w:rPr>
                <w:noProof/>
                <w:webHidden/>
              </w:rPr>
              <w:tab/>
            </w:r>
            <w:r w:rsidR="00B915D0">
              <w:rPr>
                <w:noProof/>
                <w:webHidden/>
              </w:rPr>
              <w:fldChar w:fldCharType="begin"/>
            </w:r>
            <w:r w:rsidR="00B915D0">
              <w:rPr>
                <w:noProof/>
                <w:webHidden/>
              </w:rPr>
              <w:instrText xml:space="preserve"> PAGEREF _Toc534136846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2E635B79"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47" w:history="1">
            <w:r w:rsidR="00B915D0" w:rsidRPr="00584822">
              <w:rPr>
                <w:rStyle w:val="aa"/>
                <w:noProof/>
              </w:rPr>
              <w:t>4.2</w:t>
            </w:r>
            <w:r w:rsidR="00B915D0">
              <w:rPr>
                <w:rFonts w:eastAsiaTheme="minorEastAsia"/>
                <w:noProof/>
                <w:kern w:val="2"/>
                <w:sz w:val="21"/>
                <w:szCs w:val="22"/>
              </w:rPr>
              <w:tab/>
            </w:r>
            <w:r w:rsidR="00B915D0" w:rsidRPr="00584822">
              <w:rPr>
                <w:rStyle w:val="aa"/>
                <w:rFonts w:hint="eastAsia"/>
                <w:noProof/>
              </w:rPr>
              <w:t>报表</w:t>
            </w:r>
            <w:r w:rsidR="00B915D0">
              <w:rPr>
                <w:noProof/>
                <w:webHidden/>
              </w:rPr>
              <w:tab/>
            </w:r>
            <w:r w:rsidR="00B915D0">
              <w:rPr>
                <w:noProof/>
                <w:webHidden/>
              </w:rPr>
              <w:fldChar w:fldCharType="begin"/>
            </w:r>
            <w:r w:rsidR="00B915D0">
              <w:rPr>
                <w:noProof/>
                <w:webHidden/>
              </w:rPr>
              <w:instrText xml:space="preserve"> PAGEREF _Toc534136847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34B8F392"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48" w:history="1">
            <w:r w:rsidR="00B915D0" w:rsidRPr="00584822">
              <w:rPr>
                <w:rStyle w:val="aa"/>
                <w:noProof/>
              </w:rPr>
              <w:t>4.2.1</w:t>
            </w:r>
            <w:r w:rsidR="00B915D0">
              <w:rPr>
                <w:rFonts w:eastAsiaTheme="minorEastAsia"/>
                <w:noProof/>
                <w:kern w:val="2"/>
                <w:sz w:val="21"/>
                <w:szCs w:val="22"/>
              </w:rPr>
              <w:tab/>
            </w:r>
            <w:r w:rsidR="00B915D0" w:rsidRPr="00584822">
              <w:rPr>
                <w:rStyle w:val="aa"/>
                <w:rFonts w:hint="eastAsia"/>
                <w:noProof/>
              </w:rPr>
              <w:t>分期购监控报表</w:t>
            </w:r>
            <w:r w:rsidR="00B915D0">
              <w:rPr>
                <w:noProof/>
                <w:webHidden/>
              </w:rPr>
              <w:tab/>
            </w:r>
            <w:r w:rsidR="00B915D0">
              <w:rPr>
                <w:noProof/>
                <w:webHidden/>
              </w:rPr>
              <w:fldChar w:fldCharType="begin"/>
            </w:r>
            <w:r w:rsidR="00B915D0">
              <w:rPr>
                <w:noProof/>
                <w:webHidden/>
              </w:rPr>
              <w:instrText xml:space="preserve"> PAGEREF _Toc534136848 \h </w:instrText>
            </w:r>
            <w:r w:rsidR="00B915D0">
              <w:rPr>
                <w:noProof/>
                <w:webHidden/>
              </w:rPr>
            </w:r>
            <w:r w:rsidR="00B915D0">
              <w:rPr>
                <w:noProof/>
                <w:webHidden/>
              </w:rPr>
              <w:fldChar w:fldCharType="separate"/>
            </w:r>
            <w:r w:rsidR="00B915D0">
              <w:rPr>
                <w:noProof/>
                <w:webHidden/>
              </w:rPr>
              <w:t>4</w:t>
            </w:r>
            <w:r w:rsidR="00B915D0">
              <w:rPr>
                <w:noProof/>
                <w:webHidden/>
              </w:rPr>
              <w:fldChar w:fldCharType="end"/>
            </w:r>
          </w:hyperlink>
        </w:p>
        <w:p w14:paraId="3664EDE0"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49" w:history="1">
            <w:r w:rsidR="00B915D0" w:rsidRPr="00584822">
              <w:rPr>
                <w:rStyle w:val="aa"/>
                <w:noProof/>
              </w:rPr>
              <w:t>4.2.2</w:t>
            </w:r>
            <w:r w:rsidR="00B915D0">
              <w:rPr>
                <w:rFonts w:eastAsiaTheme="minorEastAsia"/>
                <w:noProof/>
                <w:kern w:val="2"/>
                <w:sz w:val="21"/>
                <w:szCs w:val="22"/>
              </w:rPr>
              <w:tab/>
            </w:r>
            <w:r w:rsidR="00B915D0" w:rsidRPr="00584822">
              <w:rPr>
                <w:rStyle w:val="aa"/>
                <w:rFonts w:hint="eastAsia"/>
                <w:noProof/>
              </w:rPr>
              <w:t>业务运营报表</w:t>
            </w:r>
            <w:r w:rsidR="00B915D0">
              <w:rPr>
                <w:noProof/>
                <w:webHidden/>
              </w:rPr>
              <w:tab/>
            </w:r>
            <w:r w:rsidR="00B915D0">
              <w:rPr>
                <w:noProof/>
                <w:webHidden/>
              </w:rPr>
              <w:fldChar w:fldCharType="begin"/>
            </w:r>
            <w:r w:rsidR="00B915D0">
              <w:rPr>
                <w:noProof/>
                <w:webHidden/>
              </w:rPr>
              <w:instrText xml:space="preserve"> PAGEREF _Toc534136849 \h </w:instrText>
            </w:r>
            <w:r w:rsidR="00B915D0">
              <w:rPr>
                <w:noProof/>
                <w:webHidden/>
              </w:rPr>
            </w:r>
            <w:r w:rsidR="00B915D0">
              <w:rPr>
                <w:noProof/>
                <w:webHidden/>
              </w:rPr>
              <w:fldChar w:fldCharType="separate"/>
            </w:r>
            <w:r w:rsidR="00B915D0">
              <w:rPr>
                <w:noProof/>
                <w:webHidden/>
              </w:rPr>
              <w:t>5</w:t>
            </w:r>
            <w:r w:rsidR="00B915D0">
              <w:rPr>
                <w:noProof/>
                <w:webHidden/>
              </w:rPr>
              <w:fldChar w:fldCharType="end"/>
            </w:r>
          </w:hyperlink>
        </w:p>
        <w:p w14:paraId="590668F0"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50" w:history="1">
            <w:r w:rsidR="00B915D0" w:rsidRPr="00584822">
              <w:rPr>
                <w:rStyle w:val="aa"/>
                <w:noProof/>
              </w:rPr>
              <w:t>4.2.3</w:t>
            </w:r>
            <w:r w:rsidR="00B915D0">
              <w:rPr>
                <w:rFonts w:eastAsiaTheme="minorEastAsia"/>
                <w:noProof/>
                <w:kern w:val="2"/>
                <w:sz w:val="21"/>
                <w:szCs w:val="22"/>
              </w:rPr>
              <w:tab/>
            </w:r>
            <w:r w:rsidR="00B915D0" w:rsidRPr="00584822">
              <w:rPr>
                <w:rStyle w:val="aa"/>
                <w:rFonts w:hint="eastAsia"/>
                <w:noProof/>
              </w:rPr>
              <w:t>风控报表</w:t>
            </w:r>
            <w:r w:rsidR="00B915D0">
              <w:rPr>
                <w:noProof/>
                <w:webHidden/>
              </w:rPr>
              <w:tab/>
            </w:r>
            <w:r w:rsidR="00B915D0">
              <w:rPr>
                <w:noProof/>
                <w:webHidden/>
              </w:rPr>
              <w:fldChar w:fldCharType="begin"/>
            </w:r>
            <w:r w:rsidR="00B915D0">
              <w:rPr>
                <w:noProof/>
                <w:webHidden/>
              </w:rPr>
              <w:instrText xml:space="preserve"> PAGEREF _Toc534136850 \h </w:instrText>
            </w:r>
            <w:r w:rsidR="00B915D0">
              <w:rPr>
                <w:noProof/>
                <w:webHidden/>
              </w:rPr>
            </w:r>
            <w:r w:rsidR="00B915D0">
              <w:rPr>
                <w:noProof/>
                <w:webHidden/>
              </w:rPr>
              <w:fldChar w:fldCharType="separate"/>
            </w:r>
            <w:r w:rsidR="00B915D0">
              <w:rPr>
                <w:noProof/>
                <w:webHidden/>
              </w:rPr>
              <w:t>6</w:t>
            </w:r>
            <w:r w:rsidR="00B915D0">
              <w:rPr>
                <w:noProof/>
                <w:webHidden/>
              </w:rPr>
              <w:fldChar w:fldCharType="end"/>
            </w:r>
          </w:hyperlink>
        </w:p>
        <w:p w14:paraId="65F4B2BA"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51" w:history="1">
            <w:r w:rsidR="00B915D0" w:rsidRPr="00584822">
              <w:rPr>
                <w:rStyle w:val="aa"/>
                <w:noProof/>
              </w:rPr>
              <w:t>4.2.4</w:t>
            </w:r>
            <w:r w:rsidR="00B915D0">
              <w:rPr>
                <w:rFonts w:eastAsiaTheme="minorEastAsia"/>
                <w:noProof/>
                <w:kern w:val="2"/>
                <w:sz w:val="21"/>
                <w:szCs w:val="22"/>
              </w:rPr>
              <w:tab/>
            </w:r>
            <w:r w:rsidR="00B915D0" w:rsidRPr="00584822">
              <w:rPr>
                <w:rStyle w:val="aa"/>
                <w:rFonts w:hint="eastAsia"/>
                <w:noProof/>
              </w:rPr>
              <w:t>贷后报表</w:t>
            </w:r>
            <w:r w:rsidR="00B915D0">
              <w:rPr>
                <w:noProof/>
                <w:webHidden/>
              </w:rPr>
              <w:tab/>
            </w:r>
            <w:r w:rsidR="00B915D0">
              <w:rPr>
                <w:noProof/>
                <w:webHidden/>
              </w:rPr>
              <w:fldChar w:fldCharType="begin"/>
            </w:r>
            <w:r w:rsidR="00B915D0">
              <w:rPr>
                <w:noProof/>
                <w:webHidden/>
              </w:rPr>
              <w:instrText xml:space="preserve"> PAGEREF _Toc534136851 \h </w:instrText>
            </w:r>
            <w:r w:rsidR="00B915D0">
              <w:rPr>
                <w:noProof/>
                <w:webHidden/>
              </w:rPr>
            </w:r>
            <w:r w:rsidR="00B915D0">
              <w:rPr>
                <w:noProof/>
                <w:webHidden/>
              </w:rPr>
              <w:fldChar w:fldCharType="separate"/>
            </w:r>
            <w:r w:rsidR="00B915D0">
              <w:rPr>
                <w:noProof/>
                <w:webHidden/>
              </w:rPr>
              <w:t>8</w:t>
            </w:r>
            <w:r w:rsidR="00B915D0">
              <w:rPr>
                <w:noProof/>
                <w:webHidden/>
              </w:rPr>
              <w:fldChar w:fldCharType="end"/>
            </w:r>
          </w:hyperlink>
        </w:p>
        <w:p w14:paraId="777966DA"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52" w:history="1">
            <w:r w:rsidR="00B915D0" w:rsidRPr="00584822">
              <w:rPr>
                <w:rStyle w:val="aa"/>
                <w:noProof/>
              </w:rPr>
              <w:t>4.3</w:t>
            </w:r>
            <w:r w:rsidR="00B915D0">
              <w:rPr>
                <w:rFonts w:eastAsiaTheme="minorEastAsia"/>
                <w:noProof/>
                <w:kern w:val="2"/>
                <w:sz w:val="21"/>
                <w:szCs w:val="22"/>
              </w:rPr>
              <w:tab/>
            </w:r>
            <w:r w:rsidR="00B915D0" w:rsidRPr="00584822">
              <w:rPr>
                <w:rStyle w:val="aa"/>
                <w:rFonts w:hint="eastAsia"/>
                <w:noProof/>
              </w:rPr>
              <w:t>数据分析</w:t>
            </w:r>
            <w:r w:rsidR="00B915D0">
              <w:rPr>
                <w:noProof/>
                <w:webHidden/>
              </w:rPr>
              <w:tab/>
            </w:r>
            <w:r w:rsidR="00B915D0">
              <w:rPr>
                <w:noProof/>
                <w:webHidden/>
              </w:rPr>
              <w:fldChar w:fldCharType="begin"/>
            </w:r>
            <w:r w:rsidR="00B915D0">
              <w:rPr>
                <w:noProof/>
                <w:webHidden/>
              </w:rPr>
              <w:instrText xml:space="preserve"> PAGEREF _Toc534136852 \h </w:instrText>
            </w:r>
            <w:r w:rsidR="00B915D0">
              <w:rPr>
                <w:noProof/>
                <w:webHidden/>
              </w:rPr>
            </w:r>
            <w:r w:rsidR="00B915D0">
              <w:rPr>
                <w:noProof/>
                <w:webHidden/>
              </w:rPr>
              <w:fldChar w:fldCharType="separate"/>
            </w:r>
            <w:r w:rsidR="00B915D0">
              <w:rPr>
                <w:noProof/>
                <w:webHidden/>
              </w:rPr>
              <w:t>11</w:t>
            </w:r>
            <w:r w:rsidR="00B915D0">
              <w:rPr>
                <w:noProof/>
                <w:webHidden/>
              </w:rPr>
              <w:fldChar w:fldCharType="end"/>
            </w:r>
          </w:hyperlink>
        </w:p>
        <w:p w14:paraId="076BBEDF"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53" w:history="1">
            <w:r w:rsidR="00B915D0" w:rsidRPr="00584822">
              <w:rPr>
                <w:rStyle w:val="aa"/>
                <w:noProof/>
              </w:rPr>
              <w:t>4.3.1</w:t>
            </w:r>
            <w:r w:rsidR="00B915D0">
              <w:rPr>
                <w:rFonts w:eastAsiaTheme="minorEastAsia"/>
                <w:noProof/>
                <w:kern w:val="2"/>
                <w:sz w:val="21"/>
                <w:szCs w:val="22"/>
              </w:rPr>
              <w:tab/>
            </w:r>
            <w:r w:rsidR="00B915D0" w:rsidRPr="00584822">
              <w:rPr>
                <w:rStyle w:val="aa"/>
                <w:rFonts w:hint="eastAsia"/>
                <w:noProof/>
              </w:rPr>
              <w:t>数据源报文解析</w:t>
            </w:r>
            <w:r w:rsidR="00B915D0">
              <w:rPr>
                <w:noProof/>
                <w:webHidden/>
              </w:rPr>
              <w:tab/>
            </w:r>
            <w:r w:rsidR="00B915D0">
              <w:rPr>
                <w:noProof/>
                <w:webHidden/>
              </w:rPr>
              <w:fldChar w:fldCharType="begin"/>
            </w:r>
            <w:r w:rsidR="00B915D0">
              <w:rPr>
                <w:noProof/>
                <w:webHidden/>
              </w:rPr>
              <w:instrText xml:space="preserve"> PAGEREF _Toc534136853 \h </w:instrText>
            </w:r>
            <w:r w:rsidR="00B915D0">
              <w:rPr>
                <w:noProof/>
                <w:webHidden/>
              </w:rPr>
            </w:r>
            <w:r w:rsidR="00B915D0">
              <w:rPr>
                <w:noProof/>
                <w:webHidden/>
              </w:rPr>
              <w:fldChar w:fldCharType="separate"/>
            </w:r>
            <w:r w:rsidR="00B915D0">
              <w:rPr>
                <w:noProof/>
                <w:webHidden/>
              </w:rPr>
              <w:t>11</w:t>
            </w:r>
            <w:r w:rsidR="00B915D0">
              <w:rPr>
                <w:noProof/>
                <w:webHidden/>
              </w:rPr>
              <w:fldChar w:fldCharType="end"/>
            </w:r>
          </w:hyperlink>
        </w:p>
        <w:p w14:paraId="4B862649" w14:textId="77777777" w:rsidR="00B915D0" w:rsidRDefault="002612D2">
          <w:pPr>
            <w:pStyle w:val="31"/>
            <w:tabs>
              <w:tab w:val="left" w:pos="1680"/>
              <w:tab w:val="right" w:leader="dot" w:pos="9350"/>
            </w:tabs>
            <w:ind w:left="680"/>
            <w:rPr>
              <w:rFonts w:eastAsiaTheme="minorEastAsia"/>
              <w:noProof/>
              <w:kern w:val="2"/>
              <w:sz w:val="21"/>
              <w:szCs w:val="22"/>
            </w:rPr>
          </w:pPr>
          <w:hyperlink w:anchor="_Toc534136854" w:history="1">
            <w:r w:rsidR="00B915D0" w:rsidRPr="00584822">
              <w:rPr>
                <w:rStyle w:val="aa"/>
                <w:noProof/>
              </w:rPr>
              <w:t>4.3.2</w:t>
            </w:r>
            <w:r w:rsidR="00B915D0">
              <w:rPr>
                <w:rFonts w:eastAsiaTheme="minorEastAsia"/>
                <w:noProof/>
                <w:kern w:val="2"/>
                <w:sz w:val="21"/>
                <w:szCs w:val="22"/>
              </w:rPr>
              <w:tab/>
            </w:r>
            <w:r w:rsidR="00B915D0" w:rsidRPr="00584822">
              <w:rPr>
                <w:rStyle w:val="aa"/>
                <w:rFonts w:hint="eastAsia"/>
                <w:noProof/>
              </w:rPr>
              <w:t>数据分析</w:t>
            </w:r>
            <w:r w:rsidR="00B915D0">
              <w:rPr>
                <w:noProof/>
                <w:webHidden/>
              </w:rPr>
              <w:tab/>
            </w:r>
            <w:r w:rsidR="00B915D0">
              <w:rPr>
                <w:noProof/>
                <w:webHidden/>
              </w:rPr>
              <w:fldChar w:fldCharType="begin"/>
            </w:r>
            <w:r w:rsidR="00B915D0">
              <w:rPr>
                <w:noProof/>
                <w:webHidden/>
              </w:rPr>
              <w:instrText xml:space="preserve"> PAGEREF _Toc534136854 \h </w:instrText>
            </w:r>
            <w:r w:rsidR="00B915D0">
              <w:rPr>
                <w:noProof/>
                <w:webHidden/>
              </w:rPr>
            </w:r>
            <w:r w:rsidR="00B915D0">
              <w:rPr>
                <w:noProof/>
                <w:webHidden/>
              </w:rPr>
              <w:fldChar w:fldCharType="separate"/>
            </w:r>
            <w:r w:rsidR="00B915D0">
              <w:rPr>
                <w:noProof/>
                <w:webHidden/>
              </w:rPr>
              <w:t>11</w:t>
            </w:r>
            <w:r w:rsidR="00B915D0">
              <w:rPr>
                <w:noProof/>
                <w:webHidden/>
              </w:rPr>
              <w:fldChar w:fldCharType="end"/>
            </w:r>
          </w:hyperlink>
        </w:p>
        <w:p w14:paraId="74779DFA"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55" w:history="1">
            <w:r w:rsidR="00B915D0" w:rsidRPr="00584822">
              <w:rPr>
                <w:rStyle w:val="aa"/>
                <w:noProof/>
              </w:rPr>
              <w:t>4.4</w:t>
            </w:r>
            <w:r w:rsidR="00B915D0">
              <w:rPr>
                <w:rFonts w:eastAsiaTheme="minorEastAsia"/>
                <w:noProof/>
                <w:kern w:val="2"/>
                <w:sz w:val="21"/>
                <w:szCs w:val="22"/>
              </w:rPr>
              <w:tab/>
            </w:r>
            <w:r w:rsidR="00B915D0" w:rsidRPr="00584822">
              <w:rPr>
                <w:rStyle w:val="aa"/>
                <w:rFonts w:hint="eastAsia"/>
                <w:noProof/>
              </w:rPr>
              <w:t>客户统一视图</w:t>
            </w:r>
            <w:r w:rsidR="00B915D0">
              <w:rPr>
                <w:noProof/>
                <w:webHidden/>
              </w:rPr>
              <w:tab/>
            </w:r>
            <w:r w:rsidR="00B915D0">
              <w:rPr>
                <w:noProof/>
                <w:webHidden/>
              </w:rPr>
              <w:fldChar w:fldCharType="begin"/>
            </w:r>
            <w:r w:rsidR="00B915D0">
              <w:rPr>
                <w:noProof/>
                <w:webHidden/>
              </w:rPr>
              <w:instrText xml:space="preserve"> PAGEREF _Toc534136855 \h </w:instrText>
            </w:r>
            <w:r w:rsidR="00B915D0">
              <w:rPr>
                <w:noProof/>
                <w:webHidden/>
              </w:rPr>
            </w:r>
            <w:r w:rsidR="00B915D0">
              <w:rPr>
                <w:noProof/>
                <w:webHidden/>
              </w:rPr>
              <w:fldChar w:fldCharType="separate"/>
            </w:r>
            <w:r w:rsidR="00B915D0">
              <w:rPr>
                <w:noProof/>
                <w:webHidden/>
              </w:rPr>
              <w:t>11</w:t>
            </w:r>
            <w:r w:rsidR="00B915D0">
              <w:rPr>
                <w:noProof/>
                <w:webHidden/>
              </w:rPr>
              <w:fldChar w:fldCharType="end"/>
            </w:r>
          </w:hyperlink>
        </w:p>
        <w:p w14:paraId="2BF46965" w14:textId="77777777" w:rsidR="00B915D0" w:rsidRDefault="002612D2">
          <w:pPr>
            <w:pStyle w:val="21"/>
            <w:tabs>
              <w:tab w:val="left" w:pos="1260"/>
              <w:tab w:val="right" w:leader="dot" w:pos="9350"/>
            </w:tabs>
            <w:ind w:left="340"/>
            <w:rPr>
              <w:rFonts w:eastAsiaTheme="minorEastAsia"/>
              <w:noProof/>
              <w:kern w:val="2"/>
              <w:sz w:val="21"/>
              <w:szCs w:val="22"/>
            </w:rPr>
          </w:pPr>
          <w:hyperlink w:anchor="_Toc534136856" w:history="1">
            <w:r w:rsidR="00B915D0" w:rsidRPr="00584822">
              <w:rPr>
                <w:rStyle w:val="aa"/>
                <w:noProof/>
              </w:rPr>
              <w:t>4.5</w:t>
            </w:r>
            <w:r w:rsidR="00B915D0">
              <w:rPr>
                <w:rFonts w:eastAsiaTheme="minorEastAsia"/>
                <w:noProof/>
                <w:kern w:val="2"/>
                <w:sz w:val="21"/>
                <w:szCs w:val="22"/>
              </w:rPr>
              <w:tab/>
            </w:r>
            <w:r w:rsidR="00B915D0" w:rsidRPr="00584822">
              <w:rPr>
                <w:rStyle w:val="aa"/>
                <w:rFonts w:hint="eastAsia"/>
                <w:noProof/>
              </w:rPr>
              <w:t>业务系统操作日志检索</w:t>
            </w:r>
            <w:r w:rsidR="00B915D0">
              <w:rPr>
                <w:noProof/>
                <w:webHidden/>
              </w:rPr>
              <w:tab/>
            </w:r>
            <w:r w:rsidR="00B915D0">
              <w:rPr>
                <w:noProof/>
                <w:webHidden/>
              </w:rPr>
              <w:fldChar w:fldCharType="begin"/>
            </w:r>
            <w:r w:rsidR="00B915D0">
              <w:rPr>
                <w:noProof/>
                <w:webHidden/>
              </w:rPr>
              <w:instrText xml:space="preserve"> PAGEREF _Toc534136856 \h </w:instrText>
            </w:r>
            <w:r w:rsidR="00B915D0">
              <w:rPr>
                <w:noProof/>
                <w:webHidden/>
              </w:rPr>
            </w:r>
            <w:r w:rsidR="00B915D0">
              <w:rPr>
                <w:noProof/>
                <w:webHidden/>
              </w:rPr>
              <w:fldChar w:fldCharType="separate"/>
            </w:r>
            <w:r w:rsidR="00B915D0">
              <w:rPr>
                <w:noProof/>
                <w:webHidden/>
              </w:rPr>
              <w:t>11</w:t>
            </w:r>
            <w:r w:rsidR="00B915D0">
              <w:rPr>
                <w:noProof/>
                <w:webHidden/>
              </w:rPr>
              <w:fldChar w:fldCharType="end"/>
            </w:r>
          </w:hyperlink>
        </w:p>
        <w:p w14:paraId="5A7C1EFB" w14:textId="77777777" w:rsidR="00B915D0" w:rsidRDefault="002612D2">
          <w:pPr>
            <w:pStyle w:val="11"/>
            <w:tabs>
              <w:tab w:val="left" w:pos="420"/>
              <w:tab w:val="right" w:leader="dot" w:pos="9350"/>
            </w:tabs>
            <w:rPr>
              <w:rFonts w:eastAsiaTheme="minorEastAsia"/>
              <w:noProof/>
              <w:kern w:val="2"/>
              <w:sz w:val="21"/>
              <w:szCs w:val="22"/>
            </w:rPr>
          </w:pPr>
          <w:hyperlink w:anchor="_Toc534136857" w:history="1">
            <w:r w:rsidR="00B915D0" w:rsidRPr="00584822">
              <w:rPr>
                <w:rStyle w:val="aa"/>
                <w:noProof/>
              </w:rPr>
              <w:t>5.</w:t>
            </w:r>
            <w:r w:rsidR="00B915D0">
              <w:rPr>
                <w:rFonts w:eastAsiaTheme="minorEastAsia"/>
                <w:noProof/>
                <w:kern w:val="2"/>
                <w:sz w:val="21"/>
                <w:szCs w:val="22"/>
              </w:rPr>
              <w:tab/>
            </w:r>
            <w:r w:rsidR="00B915D0" w:rsidRPr="00584822">
              <w:rPr>
                <w:rStyle w:val="aa"/>
                <w:rFonts w:hint="eastAsia"/>
                <w:noProof/>
              </w:rPr>
              <w:t>数据安全性要求</w:t>
            </w:r>
            <w:r w:rsidR="00B915D0">
              <w:rPr>
                <w:noProof/>
                <w:webHidden/>
              </w:rPr>
              <w:tab/>
            </w:r>
            <w:r w:rsidR="00B915D0">
              <w:rPr>
                <w:noProof/>
                <w:webHidden/>
              </w:rPr>
              <w:fldChar w:fldCharType="begin"/>
            </w:r>
            <w:r w:rsidR="00B915D0">
              <w:rPr>
                <w:noProof/>
                <w:webHidden/>
              </w:rPr>
              <w:instrText xml:space="preserve"> PAGEREF _Toc534136857 \h </w:instrText>
            </w:r>
            <w:r w:rsidR="00B915D0">
              <w:rPr>
                <w:noProof/>
                <w:webHidden/>
              </w:rPr>
            </w:r>
            <w:r w:rsidR="00B915D0">
              <w:rPr>
                <w:noProof/>
                <w:webHidden/>
              </w:rPr>
              <w:fldChar w:fldCharType="separate"/>
            </w:r>
            <w:r w:rsidR="00B915D0">
              <w:rPr>
                <w:noProof/>
                <w:webHidden/>
              </w:rPr>
              <w:t>11</w:t>
            </w:r>
            <w:r w:rsidR="00B915D0">
              <w:rPr>
                <w:noProof/>
                <w:webHidden/>
              </w:rPr>
              <w:fldChar w:fldCharType="end"/>
            </w:r>
          </w:hyperlink>
        </w:p>
        <w:p w14:paraId="18D1E0FF" w14:textId="77777777" w:rsidR="001B627C" w:rsidRDefault="001B627C">
          <w:r>
            <w:rPr>
              <w:b/>
              <w:bCs/>
              <w:lang w:val="zh-CN"/>
            </w:rPr>
            <w:fldChar w:fldCharType="end"/>
          </w:r>
        </w:p>
      </w:sdtContent>
    </w:sdt>
    <w:p w14:paraId="46B15AE5" w14:textId="77777777" w:rsidR="001B627C" w:rsidRDefault="001B627C">
      <w:r>
        <w:br w:type="page"/>
      </w:r>
    </w:p>
    <w:p w14:paraId="1CF8EF3E" w14:textId="77777777" w:rsidR="00C935D3" w:rsidRDefault="00F05D4C" w:rsidP="00F05D4C">
      <w:pPr>
        <w:pStyle w:val="1"/>
        <w:numPr>
          <w:ilvl w:val="0"/>
          <w:numId w:val="3"/>
        </w:numPr>
        <w:rPr>
          <w:lang w:val="zh-CN"/>
        </w:rPr>
      </w:pPr>
      <w:bookmarkStart w:id="0" w:name="_Toc534136835"/>
      <w:r>
        <w:rPr>
          <w:lang w:val="zh-CN"/>
        </w:rPr>
        <w:lastRenderedPageBreak/>
        <w:t>关于本文档</w:t>
      </w:r>
      <w:bookmarkEnd w:id="0"/>
    </w:p>
    <w:p w14:paraId="14FECE28" w14:textId="4BAE31D5" w:rsidR="00F05D4C" w:rsidRPr="00F05D4C" w:rsidRDefault="009F79F7" w:rsidP="00F05D4C">
      <w:pPr>
        <w:ind w:firstLineChars="200" w:firstLine="340"/>
      </w:pPr>
      <w:r>
        <w:t>本文档将详细阐述</w:t>
      </w:r>
      <w:r>
        <w:rPr>
          <w:rFonts w:hint="eastAsia"/>
        </w:rPr>
        <w:t>分期购</w:t>
      </w:r>
      <w:r>
        <w:t>大数据平台的</w:t>
      </w:r>
      <w:r w:rsidR="00F05D4C">
        <w:t>业务需求</w:t>
      </w:r>
      <w:r w:rsidR="00F05D4C">
        <w:rPr>
          <w:rFonts w:hint="eastAsia"/>
        </w:rPr>
        <w:t>，</w:t>
      </w:r>
      <w:r w:rsidR="00F05D4C">
        <w:t>同时对技术实现提出要求</w:t>
      </w:r>
      <w:r w:rsidR="00F05D4C">
        <w:rPr>
          <w:rFonts w:hint="eastAsia"/>
        </w:rPr>
        <w:t>。</w:t>
      </w:r>
    </w:p>
    <w:p w14:paraId="0E378397" w14:textId="7CA55D9C" w:rsidR="00F05D4C" w:rsidRDefault="00F05D4C" w:rsidP="00F05D4C">
      <w:pPr>
        <w:pStyle w:val="1"/>
        <w:numPr>
          <w:ilvl w:val="0"/>
          <w:numId w:val="3"/>
        </w:numPr>
        <w:rPr>
          <w:lang w:val="zh-CN"/>
        </w:rPr>
      </w:pPr>
      <w:bookmarkStart w:id="1" w:name="_Toc534136836"/>
      <w:r>
        <w:rPr>
          <w:rFonts w:hint="eastAsia"/>
          <w:lang w:val="zh-CN"/>
        </w:rPr>
        <w:t>业务范畴</w:t>
      </w:r>
      <w:bookmarkEnd w:id="1"/>
    </w:p>
    <w:p w14:paraId="02BFEE08" w14:textId="0ADF6DDD" w:rsidR="00F05D4C" w:rsidRDefault="001B3FF3" w:rsidP="00F05D4C">
      <w:pPr>
        <w:ind w:firstLineChars="200" w:firstLine="340"/>
      </w:pPr>
      <w:r>
        <w:rPr>
          <w:rFonts w:hint="eastAsia"/>
        </w:rPr>
        <w:t>分期购大数据</w:t>
      </w:r>
      <w:r>
        <w:t>平台</w:t>
      </w:r>
      <w:r w:rsidR="00F05D4C">
        <w:t>旨在建立一套完整的</w:t>
      </w:r>
      <w:r>
        <w:rPr>
          <w:rFonts w:hint="eastAsia"/>
        </w:rPr>
        <w:t>分期购数据</w:t>
      </w:r>
      <w:r w:rsidR="009823CC">
        <w:rPr>
          <w:rFonts w:hint="eastAsia"/>
        </w:rPr>
        <w:t>处理</w:t>
      </w:r>
      <w:r w:rsidR="009823CC">
        <w:t>及</w:t>
      </w:r>
      <w:r w:rsidR="009823CC">
        <w:rPr>
          <w:rFonts w:hint="eastAsia"/>
        </w:rPr>
        <w:t>分析</w:t>
      </w:r>
      <w:r>
        <w:t>平台，为个业务系统提供报表支持</w:t>
      </w:r>
      <w:r>
        <w:rPr>
          <w:rFonts w:hint="eastAsia"/>
        </w:rPr>
        <w:t>，且</w:t>
      </w:r>
      <w:r>
        <w:t>为</w:t>
      </w:r>
      <w:r>
        <w:rPr>
          <w:rFonts w:hint="eastAsia"/>
        </w:rPr>
        <w:t>风控决策</w:t>
      </w:r>
      <w:r>
        <w:t>所需数据提供预处理。</w:t>
      </w:r>
    </w:p>
    <w:p w14:paraId="6E93F7AD" w14:textId="13220085" w:rsidR="00F05D4C" w:rsidRDefault="001B3FF3" w:rsidP="00F05D4C">
      <w:pPr>
        <w:ind w:firstLineChars="200" w:firstLine="340"/>
      </w:pPr>
      <w:r>
        <w:rPr>
          <w:rFonts w:hint="eastAsia"/>
        </w:rPr>
        <w:t>平台支持</w:t>
      </w:r>
      <w:r>
        <w:t>多机构，</w:t>
      </w:r>
      <w:r>
        <w:rPr>
          <w:rFonts w:hint="eastAsia"/>
        </w:rPr>
        <w:t>不同</w:t>
      </w:r>
      <w:r>
        <w:t>机构的数据完全隔离。但是</w:t>
      </w:r>
      <w:r>
        <w:rPr>
          <w:rFonts w:hint="eastAsia"/>
        </w:rPr>
        <w:t>超级管理员</w:t>
      </w:r>
      <w:r>
        <w:t>可以看到所有机构的数据。</w:t>
      </w:r>
    </w:p>
    <w:p w14:paraId="5777F16C" w14:textId="722FF993" w:rsidR="002317D7" w:rsidRPr="005A5254" w:rsidRDefault="002317D7" w:rsidP="00F05D4C">
      <w:pPr>
        <w:ind w:firstLineChars="200" w:firstLine="340"/>
      </w:pPr>
      <w:r>
        <w:rPr>
          <w:rFonts w:hint="eastAsia"/>
        </w:rPr>
        <w:t>对于</w:t>
      </w:r>
      <w:r>
        <w:t>报表是否需要根据组织架构进行相应的数据权限控制。</w:t>
      </w:r>
    </w:p>
    <w:p w14:paraId="15E363C0" w14:textId="5E013521" w:rsidR="00F05D4C" w:rsidRDefault="00F05D4C" w:rsidP="00925DAE">
      <w:pPr>
        <w:pStyle w:val="1"/>
        <w:numPr>
          <w:ilvl w:val="0"/>
          <w:numId w:val="3"/>
        </w:numPr>
        <w:rPr>
          <w:lang w:val="zh-CN"/>
        </w:rPr>
      </w:pPr>
      <w:bookmarkStart w:id="2" w:name="_Toc534136837"/>
      <w:r w:rsidRPr="00F05D4C">
        <w:rPr>
          <w:rFonts w:hint="eastAsia"/>
          <w:lang w:val="zh-CN"/>
        </w:rPr>
        <w:t>系统要求</w:t>
      </w:r>
      <w:bookmarkEnd w:id="2"/>
    </w:p>
    <w:p w14:paraId="4F7683A2" w14:textId="5305CF9C" w:rsidR="00F05D4C" w:rsidRDefault="00F05D4C" w:rsidP="00F05D4C">
      <w:pPr>
        <w:pStyle w:val="2"/>
        <w:keepNext w:val="0"/>
        <w:keepLines w:val="0"/>
        <w:numPr>
          <w:ilvl w:val="1"/>
          <w:numId w:val="3"/>
        </w:numPr>
        <w:spacing w:before="0" w:line="276" w:lineRule="auto"/>
      </w:pPr>
      <w:bookmarkStart w:id="3" w:name="_Toc470457276"/>
      <w:bookmarkStart w:id="4" w:name="_Toc534136838"/>
      <w:r>
        <w:rPr>
          <w:rFonts w:hint="eastAsia"/>
        </w:rPr>
        <w:t>业务连续</w:t>
      </w:r>
      <w:r>
        <w:t>性</w:t>
      </w:r>
      <w:bookmarkEnd w:id="3"/>
      <w:bookmarkEnd w:id="4"/>
    </w:p>
    <w:p w14:paraId="10A4B140" w14:textId="3F809A7F" w:rsidR="00F05D4C" w:rsidRPr="00540F19" w:rsidRDefault="00F05D4C" w:rsidP="00F05D4C">
      <w:pPr>
        <w:ind w:firstLineChars="200" w:firstLine="340"/>
      </w:pPr>
      <w:r>
        <w:t>系统需要支持</w:t>
      </w:r>
      <w:r>
        <w:rPr>
          <w:rFonts w:hint="eastAsia"/>
        </w:rPr>
        <w:t>7*</w:t>
      </w:r>
      <w:r>
        <w:t>24</w:t>
      </w:r>
      <w:r>
        <w:t>的业务可用性</w:t>
      </w:r>
      <w:r>
        <w:rPr>
          <w:rFonts w:hint="eastAsia"/>
        </w:rPr>
        <w:t>，</w:t>
      </w:r>
      <w:r w:rsidR="005A5CB9">
        <w:t>在系统集中跑批</w:t>
      </w:r>
      <w:r w:rsidR="005A5CB9">
        <w:rPr>
          <w:rFonts w:hint="eastAsia"/>
        </w:rPr>
        <w:t>处理</w:t>
      </w:r>
      <w:r>
        <w:t>中也需要支持业务的开展</w:t>
      </w:r>
      <w:r>
        <w:rPr>
          <w:rFonts w:hint="eastAsia"/>
        </w:rPr>
        <w:t>。</w:t>
      </w:r>
    </w:p>
    <w:p w14:paraId="19309E19" w14:textId="6DC7CDE7" w:rsidR="00F05D4C" w:rsidRDefault="00F05D4C" w:rsidP="00F05D4C">
      <w:pPr>
        <w:pStyle w:val="2"/>
        <w:keepNext w:val="0"/>
        <w:keepLines w:val="0"/>
        <w:numPr>
          <w:ilvl w:val="1"/>
          <w:numId w:val="3"/>
        </w:numPr>
        <w:spacing w:before="0" w:line="276" w:lineRule="auto"/>
      </w:pPr>
      <w:bookmarkStart w:id="5" w:name="_Toc470457277"/>
      <w:bookmarkStart w:id="6" w:name="_Toc534136839"/>
      <w:r>
        <w:t>弹性扩展</w:t>
      </w:r>
      <w:bookmarkEnd w:id="5"/>
      <w:bookmarkEnd w:id="6"/>
    </w:p>
    <w:p w14:paraId="11E39448" w14:textId="5DACC1C6" w:rsidR="009F6529" w:rsidRPr="009F6529" w:rsidRDefault="009F6529" w:rsidP="009F6529">
      <w:pPr>
        <w:pStyle w:val="aff3"/>
        <w:spacing w:line="360" w:lineRule="auto"/>
        <w:ind w:left="360" w:firstLineChars="0" w:firstLine="0"/>
        <w:rPr>
          <w:rFonts w:cs="Times New Roman"/>
        </w:rPr>
      </w:pPr>
      <w:bookmarkStart w:id="7" w:name="_Toc470457278"/>
      <w:r>
        <w:rPr>
          <w:rFonts w:cs="Times New Roman" w:hint="eastAsia"/>
        </w:rPr>
        <w:t>系</w:t>
      </w:r>
      <w:r w:rsidRPr="009F6529">
        <w:rPr>
          <w:rFonts w:cs="Times New Roman"/>
        </w:rPr>
        <w:t>统不依赖于特定的硬件设备，可以在软件性能和功能上分段、分层地进行扩展。系统可以在不同层面完成独立于其它层面的修改、扩展和升级，为系统后期的维护留有空间。不管是界面的修改、业务逻辑性的转变与增加，还是数据存储系统的变化都可以在不影响其它层面的前提下独立完成。</w:t>
      </w:r>
    </w:p>
    <w:p w14:paraId="7027289E" w14:textId="7DC41F33" w:rsidR="00F05D4C" w:rsidRDefault="00F05D4C" w:rsidP="00F05D4C">
      <w:pPr>
        <w:pStyle w:val="2"/>
        <w:keepNext w:val="0"/>
        <w:keepLines w:val="0"/>
        <w:numPr>
          <w:ilvl w:val="1"/>
          <w:numId w:val="3"/>
        </w:numPr>
        <w:spacing w:before="0" w:line="276" w:lineRule="auto"/>
      </w:pPr>
      <w:bookmarkStart w:id="8" w:name="_Toc534136840"/>
      <w:r>
        <w:rPr>
          <w:rFonts w:hint="eastAsia"/>
        </w:rPr>
        <w:t>开放服务</w:t>
      </w:r>
      <w:bookmarkEnd w:id="7"/>
      <w:bookmarkEnd w:id="8"/>
    </w:p>
    <w:p w14:paraId="294E239F" w14:textId="33D654C6" w:rsidR="00F05D4C" w:rsidRDefault="00E402C5" w:rsidP="00F05D4C">
      <w:pPr>
        <w:ind w:firstLineChars="200" w:firstLine="340"/>
      </w:pPr>
      <w:r>
        <w:t>整个</w:t>
      </w:r>
      <w:r w:rsidR="00592CAD">
        <w:t>系统提供完整的开</w:t>
      </w:r>
      <w:r w:rsidR="00592CAD">
        <w:rPr>
          <w:rFonts w:hint="eastAsia"/>
        </w:rPr>
        <w:t>放</w:t>
      </w:r>
      <w:r w:rsidR="00F05D4C">
        <w:t>服务</w:t>
      </w:r>
      <w:r w:rsidR="00F05D4C">
        <w:t>API</w:t>
      </w:r>
      <w:r w:rsidR="00F05D4C">
        <w:t>接口供外部系统调用</w:t>
      </w:r>
      <w:r w:rsidR="00F05D4C">
        <w:rPr>
          <w:rFonts w:hint="eastAsia"/>
        </w:rPr>
        <w:t>。</w:t>
      </w:r>
    </w:p>
    <w:p w14:paraId="72B0E772" w14:textId="324B3FC3" w:rsidR="00107435" w:rsidRDefault="00AF49FD" w:rsidP="005A5BDC">
      <w:pPr>
        <w:pStyle w:val="1"/>
        <w:numPr>
          <w:ilvl w:val="0"/>
          <w:numId w:val="3"/>
        </w:numPr>
        <w:rPr>
          <w:lang w:val="zh-CN"/>
        </w:rPr>
      </w:pPr>
      <w:bookmarkStart w:id="9" w:name="_Toc534136841"/>
      <w:r>
        <w:rPr>
          <w:rFonts w:hint="eastAsia"/>
          <w:lang w:val="zh-CN"/>
        </w:rPr>
        <w:t>业务</w:t>
      </w:r>
      <w:bookmarkEnd w:id="9"/>
      <w:r w:rsidR="00A65B1C">
        <w:rPr>
          <w:rFonts w:hint="eastAsia"/>
          <w:lang w:val="zh-CN"/>
        </w:rPr>
        <w:t>需求</w:t>
      </w:r>
      <w:r w:rsidR="00A65B1C">
        <w:rPr>
          <w:lang w:val="zh-CN"/>
        </w:rPr>
        <w:t>及规划</w:t>
      </w:r>
    </w:p>
    <w:p w14:paraId="0BC099D5" w14:textId="77777777" w:rsidR="00CA0639" w:rsidRPr="00FD1844" w:rsidRDefault="00CA0639" w:rsidP="00CA0639">
      <w:pPr>
        <w:pStyle w:val="aff5"/>
        <w:spacing w:line="240" w:lineRule="auto"/>
        <w:rPr>
          <w:rFonts w:ascii="幼圆" w:eastAsia="幼圆"/>
          <w:sz w:val="17"/>
          <w:szCs w:val="17"/>
        </w:rPr>
      </w:pPr>
      <w:r w:rsidRPr="00FD1844">
        <w:rPr>
          <w:rFonts w:ascii="幼圆" w:eastAsia="幼圆" w:hint="eastAsia"/>
          <w:sz w:val="17"/>
          <w:szCs w:val="17"/>
        </w:rPr>
        <w:t>目前数据分析和报表T+1日提供前一日的统计数据，不提供实时处理功能。</w:t>
      </w:r>
    </w:p>
    <w:p w14:paraId="2CF28602" w14:textId="77777777" w:rsidR="00CA0639" w:rsidRDefault="00CA0639" w:rsidP="00CA0639">
      <w:pPr>
        <w:spacing w:line="240" w:lineRule="auto"/>
        <w:rPr>
          <w:rFonts w:ascii="幼圆"/>
        </w:rPr>
      </w:pPr>
      <w:r w:rsidRPr="00FD1844">
        <w:rPr>
          <w:rFonts w:ascii="幼圆" w:hint="eastAsia"/>
        </w:rPr>
        <w:t>以下所有实时数据需求的一期暂不提供。</w:t>
      </w:r>
    </w:p>
    <w:p w14:paraId="0149EAC8" w14:textId="11BC3A10" w:rsidR="00CA0639" w:rsidRPr="00CA0639" w:rsidRDefault="00CA0639" w:rsidP="00CA0639">
      <w:pPr>
        <w:spacing w:line="240" w:lineRule="auto"/>
        <w:rPr>
          <w:rFonts w:ascii="幼圆"/>
        </w:rPr>
      </w:pPr>
      <w:r>
        <w:rPr>
          <w:rFonts w:ascii="幼圆" w:hint="eastAsia"/>
        </w:rPr>
        <w:t>所有统计</w:t>
      </w:r>
      <w:r>
        <w:rPr>
          <w:rFonts w:ascii="幼圆"/>
        </w:rPr>
        <w:t>数据默认</w:t>
      </w:r>
      <w:r>
        <w:rPr>
          <w:rFonts w:ascii="幼圆" w:hint="eastAsia"/>
        </w:rPr>
        <w:t>包含</w:t>
      </w:r>
      <w:r>
        <w:rPr>
          <w:rFonts w:ascii="幼圆"/>
        </w:rPr>
        <w:t>机构维度</w:t>
      </w:r>
      <w:r>
        <w:rPr>
          <w:rFonts w:ascii="幼圆" w:hint="eastAsia"/>
        </w:rPr>
        <w:t>。</w:t>
      </w:r>
    </w:p>
    <w:p w14:paraId="34EFFB82" w14:textId="3A6D5EB4" w:rsidR="00965601" w:rsidRDefault="00CA0639" w:rsidP="00DD2064">
      <w:pPr>
        <w:pStyle w:val="2"/>
        <w:keepNext w:val="0"/>
        <w:keepLines w:val="0"/>
        <w:numPr>
          <w:ilvl w:val="1"/>
          <w:numId w:val="3"/>
        </w:numPr>
        <w:spacing w:before="0" w:line="276" w:lineRule="auto"/>
      </w:pPr>
      <w:bookmarkStart w:id="10" w:name="_Toc534136842"/>
      <w:r>
        <w:rPr>
          <w:rFonts w:hint="eastAsia"/>
        </w:rPr>
        <w:t>基础</w:t>
      </w:r>
      <w:r>
        <w:t>配置</w:t>
      </w:r>
      <w:bookmarkEnd w:id="10"/>
    </w:p>
    <w:p w14:paraId="0FE32FFA" w14:textId="3FDAC98B" w:rsidR="00B8790A" w:rsidRDefault="00CA0639" w:rsidP="00CA0639">
      <w:pPr>
        <w:pStyle w:val="3"/>
        <w:keepNext w:val="0"/>
        <w:keepLines w:val="0"/>
        <w:numPr>
          <w:ilvl w:val="2"/>
          <w:numId w:val="3"/>
        </w:numPr>
        <w:spacing w:before="0" w:line="276" w:lineRule="auto"/>
      </w:pPr>
      <w:bookmarkStart w:id="11" w:name="_Toc534136843"/>
      <w:r>
        <w:rPr>
          <w:rFonts w:hint="eastAsia"/>
        </w:rPr>
        <w:t>手机号段</w:t>
      </w:r>
      <w:r>
        <w:t>配</w:t>
      </w:r>
      <w:r>
        <w:rPr>
          <w:rFonts w:hint="eastAsia"/>
        </w:rPr>
        <w:t>配置</w:t>
      </w:r>
      <w:bookmarkEnd w:id="11"/>
    </w:p>
    <w:p w14:paraId="2A7582CA" w14:textId="131A5DB4" w:rsidR="00E04357" w:rsidRDefault="00E04357" w:rsidP="00E04357">
      <w:r>
        <w:rPr>
          <w:rFonts w:hint="eastAsia"/>
        </w:rPr>
        <w:t>系统提供</w:t>
      </w:r>
      <w:r>
        <w:t>手机号段配置功能，</w:t>
      </w:r>
      <w:r>
        <w:rPr>
          <w:rFonts w:hint="eastAsia"/>
        </w:rPr>
        <w:t>用于通话</w:t>
      </w:r>
      <w:r>
        <w:t>详单中</w:t>
      </w:r>
      <w:r>
        <w:rPr>
          <w:rFonts w:hint="eastAsia"/>
        </w:rPr>
        <w:t>手机号</w:t>
      </w:r>
      <w:r>
        <w:t>相关的统计。</w:t>
      </w:r>
    </w:p>
    <w:p w14:paraId="38B2F02C" w14:textId="6CF2169F" w:rsidR="00E04357" w:rsidRDefault="00E04357" w:rsidP="00E04357">
      <w:r>
        <w:rPr>
          <w:rFonts w:hint="eastAsia"/>
        </w:rPr>
        <w:t>目前手机</w:t>
      </w:r>
      <w:r>
        <w:t>号段配置如下：</w:t>
      </w:r>
    </w:p>
    <w:p w14:paraId="1E5AB592" w14:textId="620C3CBA" w:rsidR="00E04357" w:rsidRDefault="00E04357" w:rsidP="00E04357">
      <w:r w:rsidRPr="00E04357">
        <w:rPr>
          <w:rFonts w:hint="eastAsia"/>
        </w:rPr>
        <w:t>移动的号段：</w:t>
      </w:r>
      <w:r w:rsidRPr="00E04357">
        <w:rPr>
          <w:rFonts w:hint="eastAsia"/>
        </w:rPr>
        <w:t>134(0-8)</w:t>
      </w:r>
      <w:r w:rsidRPr="00E04357">
        <w:rPr>
          <w:rFonts w:hint="eastAsia"/>
        </w:rPr>
        <w:t>、</w:t>
      </w:r>
      <w:r w:rsidRPr="00E04357">
        <w:rPr>
          <w:rFonts w:hint="eastAsia"/>
        </w:rPr>
        <w:t>135</w:t>
      </w:r>
      <w:r w:rsidRPr="00E04357">
        <w:rPr>
          <w:rFonts w:hint="eastAsia"/>
        </w:rPr>
        <w:t>、</w:t>
      </w:r>
      <w:r w:rsidRPr="00E04357">
        <w:rPr>
          <w:rFonts w:hint="eastAsia"/>
        </w:rPr>
        <w:t>136</w:t>
      </w:r>
      <w:r w:rsidRPr="00E04357">
        <w:rPr>
          <w:rFonts w:hint="eastAsia"/>
        </w:rPr>
        <w:t>、</w:t>
      </w:r>
      <w:r w:rsidRPr="00E04357">
        <w:rPr>
          <w:rFonts w:hint="eastAsia"/>
        </w:rPr>
        <w:t>137</w:t>
      </w:r>
      <w:r w:rsidRPr="00E04357">
        <w:rPr>
          <w:rFonts w:hint="eastAsia"/>
        </w:rPr>
        <w:t>、</w:t>
      </w:r>
      <w:r w:rsidRPr="00E04357">
        <w:rPr>
          <w:rFonts w:hint="eastAsia"/>
        </w:rPr>
        <w:t>138</w:t>
      </w:r>
      <w:r w:rsidRPr="00E04357">
        <w:rPr>
          <w:rFonts w:hint="eastAsia"/>
        </w:rPr>
        <w:t>、</w:t>
      </w:r>
      <w:r w:rsidRPr="00E04357">
        <w:rPr>
          <w:rFonts w:hint="eastAsia"/>
        </w:rPr>
        <w:t>139</w:t>
      </w:r>
      <w:r w:rsidRPr="00E04357">
        <w:rPr>
          <w:rFonts w:hint="eastAsia"/>
        </w:rPr>
        <w:t>、</w:t>
      </w:r>
      <w:r w:rsidRPr="00E04357">
        <w:rPr>
          <w:rFonts w:hint="eastAsia"/>
        </w:rPr>
        <w:t>147</w:t>
      </w:r>
      <w:r w:rsidRPr="00E04357">
        <w:rPr>
          <w:rFonts w:hint="eastAsia"/>
        </w:rPr>
        <w:t>（预计用于</w:t>
      </w:r>
      <w:r w:rsidRPr="00E04357">
        <w:rPr>
          <w:rFonts w:hint="eastAsia"/>
        </w:rPr>
        <w:t>TD</w:t>
      </w:r>
      <w:r w:rsidRPr="00E04357">
        <w:rPr>
          <w:rFonts w:hint="eastAsia"/>
        </w:rPr>
        <w:t>上网卡）、</w:t>
      </w:r>
      <w:r w:rsidRPr="00E04357">
        <w:rPr>
          <w:rFonts w:hint="eastAsia"/>
        </w:rPr>
        <w:t>150</w:t>
      </w:r>
      <w:r w:rsidRPr="00E04357">
        <w:rPr>
          <w:rFonts w:hint="eastAsia"/>
        </w:rPr>
        <w:t>、</w:t>
      </w:r>
      <w:r w:rsidRPr="00E04357">
        <w:rPr>
          <w:rFonts w:hint="eastAsia"/>
        </w:rPr>
        <w:t>151</w:t>
      </w:r>
      <w:r w:rsidRPr="00E04357">
        <w:rPr>
          <w:rFonts w:hint="eastAsia"/>
        </w:rPr>
        <w:t>、</w:t>
      </w:r>
      <w:r w:rsidRPr="00E04357">
        <w:rPr>
          <w:rFonts w:hint="eastAsia"/>
        </w:rPr>
        <w:t>152</w:t>
      </w:r>
      <w:r w:rsidRPr="00E04357">
        <w:rPr>
          <w:rFonts w:hint="eastAsia"/>
        </w:rPr>
        <w:t>、</w:t>
      </w:r>
      <w:r w:rsidRPr="00E04357">
        <w:rPr>
          <w:rFonts w:hint="eastAsia"/>
        </w:rPr>
        <w:t>157</w:t>
      </w:r>
      <w:r w:rsidRPr="00E04357">
        <w:rPr>
          <w:rFonts w:hint="eastAsia"/>
        </w:rPr>
        <w:t>（</w:t>
      </w:r>
      <w:r w:rsidRPr="00E04357">
        <w:rPr>
          <w:rFonts w:hint="eastAsia"/>
        </w:rPr>
        <w:t>TD</w:t>
      </w:r>
      <w:r w:rsidRPr="00E04357">
        <w:rPr>
          <w:rFonts w:hint="eastAsia"/>
        </w:rPr>
        <w:t>专用）、</w:t>
      </w:r>
      <w:r w:rsidRPr="00E04357">
        <w:rPr>
          <w:rFonts w:hint="eastAsia"/>
        </w:rPr>
        <w:t>158</w:t>
      </w:r>
      <w:r w:rsidRPr="00E04357">
        <w:rPr>
          <w:rFonts w:hint="eastAsia"/>
        </w:rPr>
        <w:t>、</w:t>
      </w:r>
      <w:r w:rsidRPr="00E04357">
        <w:rPr>
          <w:rFonts w:hint="eastAsia"/>
        </w:rPr>
        <w:t>159</w:t>
      </w:r>
      <w:r w:rsidRPr="00E04357">
        <w:rPr>
          <w:rFonts w:hint="eastAsia"/>
        </w:rPr>
        <w:t>、</w:t>
      </w:r>
      <w:r w:rsidRPr="00E04357">
        <w:rPr>
          <w:rFonts w:hint="eastAsia"/>
        </w:rPr>
        <w:t>187</w:t>
      </w:r>
      <w:r w:rsidRPr="00E04357">
        <w:rPr>
          <w:rFonts w:hint="eastAsia"/>
        </w:rPr>
        <w:t>（未启用）、</w:t>
      </w:r>
      <w:r w:rsidRPr="00E04357">
        <w:rPr>
          <w:rFonts w:hint="eastAsia"/>
        </w:rPr>
        <w:t>188</w:t>
      </w:r>
      <w:r w:rsidRPr="00E04357">
        <w:rPr>
          <w:rFonts w:hint="eastAsia"/>
        </w:rPr>
        <w:t>（</w:t>
      </w:r>
      <w:r w:rsidRPr="00E04357">
        <w:rPr>
          <w:rFonts w:hint="eastAsia"/>
        </w:rPr>
        <w:t>TD</w:t>
      </w:r>
      <w:r w:rsidRPr="00E04357">
        <w:rPr>
          <w:rFonts w:hint="eastAsia"/>
        </w:rPr>
        <w:t>专用）</w:t>
      </w:r>
    </w:p>
    <w:p w14:paraId="0A828809" w14:textId="57EDD5BF" w:rsidR="00E04357" w:rsidRDefault="00E04357" w:rsidP="00E04357">
      <w:r w:rsidRPr="00E04357">
        <w:rPr>
          <w:rFonts w:hint="eastAsia"/>
        </w:rPr>
        <w:t>联通的号段：</w:t>
      </w:r>
      <w:r w:rsidRPr="00E04357">
        <w:rPr>
          <w:rFonts w:hint="eastAsia"/>
        </w:rPr>
        <w:t>130</w:t>
      </w:r>
      <w:r w:rsidRPr="00E04357">
        <w:rPr>
          <w:rFonts w:hint="eastAsia"/>
        </w:rPr>
        <w:t>、</w:t>
      </w:r>
      <w:r w:rsidRPr="00E04357">
        <w:rPr>
          <w:rFonts w:hint="eastAsia"/>
        </w:rPr>
        <w:t>131</w:t>
      </w:r>
      <w:r w:rsidRPr="00E04357">
        <w:rPr>
          <w:rFonts w:hint="eastAsia"/>
        </w:rPr>
        <w:t>、</w:t>
      </w:r>
      <w:r w:rsidRPr="00E04357">
        <w:rPr>
          <w:rFonts w:hint="eastAsia"/>
        </w:rPr>
        <w:t>132</w:t>
      </w:r>
      <w:r w:rsidRPr="00E04357">
        <w:rPr>
          <w:rFonts w:hint="eastAsia"/>
        </w:rPr>
        <w:t>、</w:t>
      </w:r>
      <w:r w:rsidRPr="00E04357">
        <w:rPr>
          <w:rFonts w:hint="eastAsia"/>
        </w:rPr>
        <w:t>155</w:t>
      </w:r>
      <w:r w:rsidRPr="00E04357">
        <w:rPr>
          <w:rFonts w:hint="eastAsia"/>
        </w:rPr>
        <w:t>、</w:t>
      </w:r>
      <w:r w:rsidRPr="00E04357">
        <w:rPr>
          <w:rFonts w:hint="eastAsia"/>
        </w:rPr>
        <w:t>156</w:t>
      </w:r>
      <w:r w:rsidRPr="00E04357">
        <w:rPr>
          <w:rFonts w:hint="eastAsia"/>
        </w:rPr>
        <w:t>（世界风专用）、</w:t>
      </w:r>
      <w:r w:rsidRPr="00E04357">
        <w:rPr>
          <w:rFonts w:hint="eastAsia"/>
        </w:rPr>
        <w:t>185</w:t>
      </w:r>
      <w:r w:rsidRPr="00E04357">
        <w:rPr>
          <w:rFonts w:hint="eastAsia"/>
        </w:rPr>
        <w:t>（未启用）、</w:t>
      </w:r>
      <w:r w:rsidRPr="00E04357">
        <w:rPr>
          <w:rFonts w:hint="eastAsia"/>
        </w:rPr>
        <w:t>186</w:t>
      </w:r>
      <w:r w:rsidRPr="00E04357">
        <w:rPr>
          <w:rFonts w:hint="eastAsia"/>
        </w:rPr>
        <w:t>（</w:t>
      </w:r>
      <w:r w:rsidRPr="00E04357">
        <w:rPr>
          <w:rFonts w:hint="eastAsia"/>
        </w:rPr>
        <w:t>3g</w:t>
      </w:r>
      <w:r w:rsidRPr="00E04357">
        <w:rPr>
          <w:rFonts w:hint="eastAsia"/>
        </w:rPr>
        <w:t>）</w:t>
      </w:r>
    </w:p>
    <w:p w14:paraId="5A2DEA56" w14:textId="46752A54" w:rsidR="00E04357" w:rsidRPr="00E04357" w:rsidRDefault="00E04357" w:rsidP="00E04357">
      <w:r w:rsidRPr="00E04357">
        <w:rPr>
          <w:rFonts w:hint="eastAsia"/>
        </w:rPr>
        <w:t>电信的号段：</w:t>
      </w:r>
      <w:r w:rsidRPr="00E04357">
        <w:rPr>
          <w:rFonts w:hint="eastAsia"/>
        </w:rPr>
        <w:t>133</w:t>
      </w:r>
      <w:r w:rsidRPr="00E04357">
        <w:rPr>
          <w:rFonts w:hint="eastAsia"/>
        </w:rPr>
        <w:t>、</w:t>
      </w:r>
      <w:r w:rsidRPr="00E04357">
        <w:rPr>
          <w:rFonts w:hint="eastAsia"/>
        </w:rPr>
        <w:t>153</w:t>
      </w:r>
      <w:r w:rsidRPr="00E04357">
        <w:rPr>
          <w:rFonts w:hint="eastAsia"/>
        </w:rPr>
        <w:t>、</w:t>
      </w:r>
      <w:r w:rsidRPr="00E04357">
        <w:rPr>
          <w:rFonts w:hint="eastAsia"/>
        </w:rPr>
        <w:t>180</w:t>
      </w:r>
      <w:r w:rsidRPr="00E04357">
        <w:rPr>
          <w:rFonts w:hint="eastAsia"/>
        </w:rPr>
        <w:t>（未启用）、</w:t>
      </w:r>
      <w:r w:rsidRPr="00E04357">
        <w:rPr>
          <w:rFonts w:hint="eastAsia"/>
        </w:rPr>
        <w:t>189</w:t>
      </w:r>
    </w:p>
    <w:p w14:paraId="4772A82C" w14:textId="697837B0" w:rsidR="00CA0639" w:rsidRDefault="00CA0639" w:rsidP="00CA0639">
      <w:pPr>
        <w:pStyle w:val="3"/>
        <w:keepNext w:val="0"/>
        <w:keepLines w:val="0"/>
        <w:numPr>
          <w:ilvl w:val="2"/>
          <w:numId w:val="3"/>
        </w:numPr>
        <w:spacing w:before="0" w:line="276" w:lineRule="auto"/>
      </w:pPr>
      <w:bookmarkStart w:id="12" w:name="_Toc534136844"/>
      <w:r>
        <w:rPr>
          <w:rFonts w:hint="eastAsia"/>
        </w:rPr>
        <w:t>节假日</w:t>
      </w:r>
      <w:r>
        <w:t>配置</w:t>
      </w:r>
      <w:bookmarkEnd w:id="12"/>
    </w:p>
    <w:p w14:paraId="3E1016C0" w14:textId="32D0A7B1" w:rsidR="00E50806" w:rsidRPr="00E50806" w:rsidRDefault="00E04357" w:rsidP="00E50806">
      <w:r>
        <w:rPr>
          <w:rFonts w:hint="eastAsia"/>
        </w:rPr>
        <w:t>系统</w:t>
      </w:r>
      <w:r>
        <w:t>提供节假日配置功能，</w:t>
      </w:r>
      <w:r>
        <w:rPr>
          <w:rFonts w:hint="eastAsia"/>
        </w:rPr>
        <w:t>用于通话</w:t>
      </w:r>
      <w:r>
        <w:t>详单中工作日和非工作日</w:t>
      </w:r>
      <w:r>
        <w:rPr>
          <w:rFonts w:hint="eastAsia"/>
        </w:rPr>
        <w:t>通话</w:t>
      </w:r>
      <w:r>
        <w:t>的相</w:t>
      </w:r>
      <w:r>
        <w:rPr>
          <w:rFonts w:hint="eastAsia"/>
        </w:rPr>
        <w:t>关</w:t>
      </w:r>
      <w:r>
        <w:t>字段统计。</w:t>
      </w:r>
      <w:r w:rsidRPr="00E50806">
        <w:rPr>
          <w:rFonts w:hint="eastAsia"/>
        </w:rPr>
        <w:t xml:space="preserve"> </w:t>
      </w:r>
    </w:p>
    <w:p w14:paraId="43FD3E11" w14:textId="2F16AD32" w:rsidR="00CA0639" w:rsidRDefault="00CA0639" w:rsidP="00CA0639">
      <w:pPr>
        <w:pStyle w:val="3"/>
        <w:keepNext w:val="0"/>
        <w:keepLines w:val="0"/>
        <w:numPr>
          <w:ilvl w:val="2"/>
          <w:numId w:val="3"/>
        </w:numPr>
        <w:spacing w:before="0" w:line="276" w:lineRule="auto"/>
      </w:pPr>
      <w:bookmarkStart w:id="13" w:name="_Toc534136845"/>
      <w:r>
        <w:rPr>
          <w:rFonts w:hint="eastAsia"/>
        </w:rPr>
        <w:t>指标</w:t>
      </w:r>
      <w:r>
        <w:t>和</w:t>
      </w:r>
      <w:r>
        <w:rPr>
          <w:rFonts w:hint="eastAsia"/>
        </w:rPr>
        <w:t>维度</w:t>
      </w:r>
      <w:r>
        <w:t>管理</w:t>
      </w:r>
      <w:bookmarkEnd w:id="13"/>
    </w:p>
    <w:p w14:paraId="2BAD1C2D" w14:textId="03E36C8D" w:rsidR="00E50806" w:rsidRDefault="003B2F87" w:rsidP="00E50806">
      <w:r>
        <w:rPr>
          <w:rFonts w:hint="eastAsia"/>
        </w:rPr>
        <w:lastRenderedPageBreak/>
        <w:t>暂不考虑</w:t>
      </w:r>
    </w:p>
    <w:p w14:paraId="08BAFC24" w14:textId="7BF4EB58" w:rsidR="004A3B77" w:rsidRDefault="004A3B77" w:rsidP="004A3B77">
      <w:pPr>
        <w:pStyle w:val="3"/>
        <w:keepNext w:val="0"/>
        <w:keepLines w:val="0"/>
        <w:numPr>
          <w:ilvl w:val="2"/>
          <w:numId w:val="3"/>
        </w:numPr>
        <w:spacing w:before="0" w:line="276" w:lineRule="auto"/>
      </w:pPr>
      <w:bookmarkStart w:id="14" w:name="_Toc534136846"/>
      <w:r>
        <w:rPr>
          <w:rFonts w:hint="eastAsia"/>
        </w:rPr>
        <w:t>组织</w:t>
      </w:r>
      <w:r>
        <w:t>架构管理</w:t>
      </w:r>
      <w:bookmarkEnd w:id="14"/>
    </w:p>
    <w:p w14:paraId="7DF57697" w14:textId="5A20DAEB" w:rsidR="004A3B77" w:rsidRPr="004A3B77" w:rsidRDefault="00B441CD" w:rsidP="004A3B77">
      <w:r>
        <w:rPr>
          <w:rFonts w:hint="eastAsia"/>
        </w:rPr>
        <w:t>与现有</w:t>
      </w:r>
      <w:r>
        <w:t>系统保持一致。</w:t>
      </w:r>
    </w:p>
    <w:p w14:paraId="628D3850" w14:textId="5A1F3922" w:rsidR="00DD2064" w:rsidRDefault="00CA0639" w:rsidP="00DD2064">
      <w:pPr>
        <w:pStyle w:val="2"/>
        <w:keepNext w:val="0"/>
        <w:keepLines w:val="0"/>
        <w:numPr>
          <w:ilvl w:val="1"/>
          <w:numId w:val="3"/>
        </w:numPr>
        <w:spacing w:before="0" w:line="276" w:lineRule="auto"/>
      </w:pPr>
      <w:bookmarkStart w:id="15" w:name="_Toc534136847"/>
      <w:r>
        <w:rPr>
          <w:rFonts w:hint="eastAsia"/>
        </w:rPr>
        <w:t>报表</w:t>
      </w:r>
      <w:bookmarkEnd w:id="15"/>
    </w:p>
    <w:p w14:paraId="7BB73194" w14:textId="77777777" w:rsidR="00E50806" w:rsidRDefault="00E50806" w:rsidP="00E50806">
      <w:pPr>
        <w:pStyle w:val="3"/>
        <w:keepNext w:val="0"/>
        <w:keepLines w:val="0"/>
        <w:numPr>
          <w:ilvl w:val="2"/>
          <w:numId w:val="3"/>
        </w:numPr>
        <w:spacing w:before="0" w:line="276" w:lineRule="auto"/>
      </w:pPr>
      <w:bookmarkStart w:id="16" w:name="_Toc534136848"/>
      <w:r>
        <w:rPr>
          <w:rFonts w:hint="eastAsia"/>
        </w:rPr>
        <w:t>分期购监控</w:t>
      </w:r>
      <w:r>
        <w:t>报表</w:t>
      </w:r>
      <w:bookmarkEnd w:id="16"/>
    </w:p>
    <w:p w14:paraId="3DF5EB4F" w14:textId="77777777" w:rsidR="00E50806" w:rsidRDefault="00E50806" w:rsidP="00E50806">
      <w:pPr>
        <w:spacing w:line="240" w:lineRule="auto"/>
      </w:pPr>
      <w:r>
        <w:rPr>
          <w:rFonts w:hint="eastAsia"/>
        </w:rPr>
        <w:t>报表</w:t>
      </w:r>
      <w:r>
        <w:t>说明：</w:t>
      </w:r>
    </w:p>
    <w:p w14:paraId="1E5108F2" w14:textId="77777777" w:rsidR="00E50806" w:rsidRDefault="00E50806" w:rsidP="00E50806">
      <w:pPr>
        <w:pStyle w:val="aff3"/>
        <w:numPr>
          <w:ilvl w:val="0"/>
          <w:numId w:val="17"/>
        </w:numPr>
        <w:spacing w:line="240" w:lineRule="auto"/>
        <w:ind w:firstLineChars="0"/>
      </w:pPr>
      <w:r>
        <w:rPr>
          <w:rFonts w:hint="eastAsia"/>
        </w:rPr>
        <w:t>全量进件</w:t>
      </w:r>
      <w:r>
        <w:t>报表</w:t>
      </w:r>
      <w:r>
        <w:rPr>
          <w:rFonts w:hint="eastAsia"/>
        </w:rPr>
        <w:t>，</w:t>
      </w:r>
      <w:r>
        <w:rPr>
          <w:rFonts w:hint="eastAsia"/>
        </w:rPr>
        <w:t xml:space="preserve"> </w:t>
      </w:r>
      <w:r>
        <w:rPr>
          <w:rFonts w:hint="eastAsia"/>
        </w:rPr>
        <w:t>每日统计</w:t>
      </w:r>
      <w:r>
        <w:t>前一日的</w:t>
      </w:r>
      <w:r>
        <w:rPr>
          <w:rFonts w:hint="eastAsia"/>
        </w:rPr>
        <w:t>插入</w:t>
      </w:r>
      <w:r>
        <w:t>报表中；</w:t>
      </w:r>
    </w:p>
    <w:p w14:paraId="25D0FE30" w14:textId="77777777" w:rsidR="00E50806" w:rsidRPr="00E03DF7" w:rsidRDefault="00E50806" w:rsidP="00E50806">
      <w:pPr>
        <w:pStyle w:val="aff3"/>
        <w:numPr>
          <w:ilvl w:val="0"/>
          <w:numId w:val="17"/>
        </w:numPr>
        <w:spacing w:line="240" w:lineRule="auto"/>
        <w:ind w:firstLineChars="0"/>
      </w:pPr>
      <w:r>
        <w:rPr>
          <w:rFonts w:hint="eastAsia"/>
        </w:rPr>
        <w:t>排序规则</w:t>
      </w:r>
      <w:r>
        <w:t>：</w:t>
      </w:r>
      <w:r>
        <w:rPr>
          <w:rFonts w:hint="eastAsia"/>
        </w:rPr>
        <w:t>客户</w:t>
      </w:r>
      <w:r>
        <w:t>ID</w:t>
      </w:r>
      <w:r>
        <w:rPr>
          <w:rFonts w:hint="eastAsia"/>
        </w:rPr>
        <w:t xml:space="preserve"> </w:t>
      </w:r>
      <w:r>
        <w:t xml:space="preserve">–&gt; </w:t>
      </w:r>
      <w:r>
        <w:rPr>
          <w:rFonts w:hint="eastAsia"/>
        </w:rPr>
        <w:t>申请</w:t>
      </w:r>
      <w:r>
        <w:t>时间</w:t>
      </w:r>
      <w:r>
        <w:rPr>
          <w:rFonts w:hint="eastAsia"/>
        </w:rPr>
        <w:t xml:space="preserve"> -&gt; </w:t>
      </w:r>
      <w:r>
        <w:rPr>
          <w:rFonts w:hint="eastAsia"/>
        </w:rPr>
        <w:t>放款</w:t>
      </w:r>
      <w:r>
        <w:t>时间</w:t>
      </w:r>
      <w:r>
        <w:rPr>
          <w:rFonts w:hint="eastAsia"/>
        </w:rPr>
        <w:t xml:space="preserve"> </w:t>
      </w:r>
      <w:r>
        <w:t>–</w:t>
      </w:r>
      <w:r>
        <w:rPr>
          <w:rFonts w:hint="eastAsia"/>
        </w:rPr>
        <w:t xml:space="preserve">&gt; </w:t>
      </w:r>
      <w:r>
        <w:rPr>
          <w:rFonts w:hint="eastAsia"/>
        </w:rPr>
        <w:t>期次</w:t>
      </w:r>
      <w:r>
        <w:t>数</w:t>
      </w:r>
    </w:p>
    <w:tbl>
      <w:tblPr>
        <w:tblStyle w:val="aff9"/>
        <w:tblW w:w="0" w:type="auto"/>
        <w:tblLook w:val="04A0" w:firstRow="1" w:lastRow="0" w:firstColumn="1" w:lastColumn="0" w:noHBand="0" w:noVBand="1"/>
      </w:tblPr>
      <w:tblGrid>
        <w:gridCol w:w="2093"/>
        <w:gridCol w:w="2693"/>
        <w:gridCol w:w="4790"/>
      </w:tblGrid>
      <w:tr w:rsidR="00E50806" w14:paraId="2C75AFFF" w14:textId="77777777" w:rsidTr="008B2299">
        <w:tc>
          <w:tcPr>
            <w:tcW w:w="2093" w:type="dxa"/>
          </w:tcPr>
          <w:p w14:paraId="5DB43BD8" w14:textId="77777777" w:rsidR="00E50806" w:rsidRDefault="00E50806" w:rsidP="008B2299">
            <w:pPr>
              <w:jc w:val="center"/>
            </w:pPr>
            <w:r>
              <w:rPr>
                <w:rFonts w:hint="eastAsia"/>
              </w:rPr>
              <w:t>字段</w:t>
            </w:r>
            <w:r>
              <w:t>名称</w:t>
            </w:r>
          </w:p>
        </w:tc>
        <w:tc>
          <w:tcPr>
            <w:tcW w:w="2693" w:type="dxa"/>
          </w:tcPr>
          <w:p w14:paraId="6668C773" w14:textId="77777777" w:rsidR="00E50806" w:rsidRDefault="00E50806" w:rsidP="008B2299">
            <w:pPr>
              <w:jc w:val="center"/>
            </w:pPr>
            <w:r>
              <w:rPr>
                <w:rFonts w:hint="eastAsia"/>
              </w:rPr>
              <w:t>计算</w:t>
            </w:r>
          </w:p>
        </w:tc>
        <w:tc>
          <w:tcPr>
            <w:tcW w:w="4790" w:type="dxa"/>
          </w:tcPr>
          <w:p w14:paraId="5CB87BE4" w14:textId="77777777" w:rsidR="00E50806" w:rsidRDefault="00E50806" w:rsidP="008B2299">
            <w:pPr>
              <w:jc w:val="center"/>
            </w:pPr>
            <w:r>
              <w:rPr>
                <w:rFonts w:hint="eastAsia"/>
              </w:rPr>
              <w:t>备注</w:t>
            </w:r>
          </w:p>
        </w:tc>
      </w:tr>
      <w:tr w:rsidR="00E50806" w14:paraId="55CC914C" w14:textId="77777777" w:rsidTr="008B2299">
        <w:tc>
          <w:tcPr>
            <w:tcW w:w="2093" w:type="dxa"/>
          </w:tcPr>
          <w:p w14:paraId="39ED9F21" w14:textId="77777777" w:rsidR="00E50806" w:rsidRDefault="00E50806" w:rsidP="008B2299">
            <w:r>
              <w:rPr>
                <w:rFonts w:hint="eastAsia"/>
              </w:rPr>
              <w:t>公司</w:t>
            </w:r>
            <w:r>
              <w:t>名称</w:t>
            </w:r>
          </w:p>
        </w:tc>
        <w:tc>
          <w:tcPr>
            <w:tcW w:w="2693" w:type="dxa"/>
          </w:tcPr>
          <w:p w14:paraId="6BFE987E" w14:textId="77777777" w:rsidR="00E50806" w:rsidRDefault="00E50806" w:rsidP="008B2299"/>
        </w:tc>
        <w:tc>
          <w:tcPr>
            <w:tcW w:w="4790" w:type="dxa"/>
          </w:tcPr>
          <w:p w14:paraId="212CFC02" w14:textId="77777777" w:rsidR="00E50806" w:rsidRDefault="00E50806" w:rsidP="008B2299">
            <w:r>
              <w:rPr>
                <w:rFonts w:hint="eastAsia"/>
              </w:rPr>
              <w:t>接入</w:t>
            </w:r>
            <w:r>
              <w:t>的机构的名称</w:t>
            </w:r>
          </w:p>
        </w:tc>
      </w:tr>
      <w:tr w:rsidR="00E50806" w14:paraId="3BF4E63E" w14:textId="77777777" w:rsidTr="008B2299">
        <w:tc>
          <w:tcPr>
            <w:tcW w:w="2093" w:type="dxa"/>
          </w:tcPr>
          <w:p w14:paraId="23EEEFC5" w14:textId="77777777" w:rsidR="00E50806" w:rsidRDefault="00E50806" w:rsidP="008B2299">
            <w:r>
              <w:rPr>
                <w:rFonts w:hint="eastAsia"/>
              </w:rPr>
              <w:t>标的号</w:t>
            </w:r>
          </w:p>
        </w:tc>
        <w:tc>
          <w:tcPr>
            <w:tcW w:w="2693" w:type="dxa"/>
          </w:tcPr>
          <w:p w14:paraId="20712645" w14:textId="77777777" w:rsidR="00E50806" w:rsidRDefault="00E50806" w:rsidP="008B2299"/>
        </w:tc>
        <w:tc>
          <w:tcPr>
            <w:tcW w:w="4790" w:type="dxa"/>
          </w:tcPr>
          <w:p w14:paraId="2FD5E668" w14:textId="77777777" w:rsidR="00E50806" w:rsidRDefault="00E50806" w:rsidP="008B2299"/>
        </w:tc>
      </w:tr>
      <w:tr w:rsidR="00E50806" w14:paraId="7CBBDB60" w14:textId="77777777" w:rsidTr="008B2299">
        <w:tc>
          <w:tcPr>
            <w:tcW w:w="2093" w:type="dxa"/>
          </w:tcPr>
          <w:p w14:paraId="3D31B6C9" w14:textId="77777777" w:rsidR="00E50806" w:rsidRDefault="00E50806" w:rsidP="008B2299">
            <w:r>
              <w:rPr>
                <w:rFonts w:hint="eastAsia"/>
              </w:rPr>
              <w:t>客户</w:t>
            </w:r>
            <w:r>
              <w:t>ID</w:t>
            </w:r>
          </w:p>
        </w:tc>
        <w:tc>
          <w:tcPr>
            <w:tcW w:w="2693" w:type="dxa"/>
          </w:tcPr>
          <w:p w14:paraId="373E03D4" w14:textId="77777777" w:rsidR="00E50806" w:rsidRDefault="00E50806" w:rsidP="008B2299"/>
        </w:tc>
        <w:tc>
          <w:tcPr>
            <w:tcW w:w="4790" w:type="dxa"/>
          </w:tcPr>
          <w:p w14:paraId="6125A871" w14:textId="77777777" w:rsidR="00E50806" w:rsidRDefault="00E50806" w:rsidP="008B2299">
            <w:r>
              <w:rPr>
                <w:rFonts w:hint="eastAsia"/>
              </w:rPr>
              <w:t>客户</w:t>
            </w:r>
            <w:r>
              <w:t>唯一</w:t>
            </w:r>
            <w:r>
              <w:rPr>
                <w:rFonts w:hint="eastAsia"/>
              </w:rPr>
              <w:t>标</w:t>
            </w:r>
            <w:r>
              <w:t>识</w:t>
            </w:r>
          </w:p>
        </w:tc>
      </w:tr>
      <w:tr w:rsidR="00E50806" w14:paraId="71B83047" w14:textId="77777777" w:rsidTr="008B2299">
        <w:tc>
          <w:tcPr>
            <w:tcW w:w="2093" w:type="dxa"/>
          </w:tcPr>
          <w:p w14:paraId="4DDBFA65" w14:textId="77777777" w:rsidR="00E50806" w:rsidRDefault="00E50806" w:rsidP="008B2299">
            <w:r>
              <w:rPr>
                <w:rFonts w:hint="eastAsia"/>
              </w:rPr>
              <w:t>借款</w:t>
            </w:r>
            <w:r>
              <w:t>次数</w:t>
            </w:r>
          </w:p>
        </w:tc>
        <w:tc>
          <w:tcPr>
            <w:tcW w:w="2693" w:type="dxa"/>
          </w:tcPr>
          <w:p w14:paraId="0B21CCBC" w14:textId="77777777" w:rsidR="00E50806" w:rsidRDefault="00E50806" w:rsidP="008B2299"/>
        </w:tc>
        <w:tc>
          <w:tcPr>
            <w:tcW w:w="4790" w:type="dxa"/>
          </w:tcPr>
          <w:p w14:paraId="2AB80C2F" w14:textId="77777777" w:rsidR="00E50806" w:rsidRDefault="00E50806" w:rsidP="008B2299">
            <w:r>
              <w:rPr>
                <w:rFonts w:hint="eastAsia"/>
              </w:rPr>
              <w:t>发生一次</w:t>
            </w:r>
            <w:r>
              <w:t>借款</w:t>
            </w:r>
            <w:r>
              <w:t>+1</w:t>
            </w:r>
            <w:r>
              <w:rPr>
                <w:rFonts w:hint="eastAsia"/>
              </w:rPr>
              <w:t>，</w:t>
            </w:r>
            <w:r>
              <w:t>展期一次</w:t>
            </w:r>
            <w:r>
              <w:t>+1</w:t>
            </w:r>
          </w:p>
        </w:tc>
      </w:tr>
      <w:tr w:rsidR="00E50806" w14:paraId="5CA4AFD2" w14:textId="77777777" w:rsidTr="008B2299">
        <w:tc>
          <w:tcPr>
            <w:tcW w:w="2093" w:type="dxa"/>
          </w:tcPr>
          <w:p w14:paraId="4220FF64" w14:textId="77777777" w:rsidR="00E50806" w:rsidRDefault="00E50806" w:rsidP="008B2299">
            <w:r>
              <w:rPr>
                <w:rFonts w:hint="eastAsia"/>
              </w:rPr>
              <w:t>手机号</w:t>
            </w:r>
          </w:p>
        </w:tc>
        <w:tc>
          <w:tcPr>
            <w:tcW w:w="2693" w:type="dxa"/>
          </w:tcPr>
          <w:p w14:paraId="06F272E1" w14:textId="77777777" w:rsidR="00E50806" w:rsidRDefault="00E50806" w:rsidP="008B2299"/>
        </w:tc>
        <w:tc>
          <w:tcPr>
            <w:tcW w:w="4790" w:type="dxa"/>
          </w:tcPr>
          <w:p w14:paraId="1E2DC329" w14:textId="77777777" w:rsidR="00E50806" w:rsidRDefault="00E50806" w:rsidP="008B2299"/>
        </w:tc>
      </w:tr>
      <w:tr w:rsidR="00E50806" w14:paraId="307BC09F" w14:textId="77777777" w:rsidTr="008B2299">
        <w:tc>
          <w:tcPr>
            <w:tcW w:w="2093" w:type="dxa"/>
          </w:tcPr>
          <w:p w14:paraId="34F9E069" w14:textId="77777777" w:rsidR="00E50806" w:rsidRDefault="00E50806" w:rsidP="008B2299">
            <w:r>
              <w:rPr>
                <w:rFonts w:hint="eastAsia"/>
              </w:rPr>
              <w:t>来源</w:t>
            </w:r>
            <w:r>
              <w:t>渠道</w:t>
            </w:r>
          </w:p>
        </w:tc>
        <w:tc>
          <w:tcPr>
            <w:tcW w:w="2693" w:type="dxa"/>
          </w:tcPr>
          <w:p w14:paraId="7122DCCE" w14:textId="77777777" w:rsidR="00E50806" w:rsidRDefault="00E50806" w:rsidP="008B2299"/>
        </w:tc>
        <w:tc>
          <w:tcPr>
            <w:tcW w:w="4790" w:type="dxa"/>
          </w:tcPr>
          <w:p w14:paraId="617DC1AC" w14:textId="77777777" w:rsidR="00E50806" w:rsidRDefault="00E50806" w:rsidP="008B2299">
            <w:r>
              <w:rPr>
                <w:rFonts w:hint="eastAsia"/>
              </w:rPr>
              <w:t>注册</w:t>
            </w:r>
            <w:r>
              <w:t>渠道</w:t>
            </w:r>
          </w:p>
        </w:tc>
      </w:tr>
      <w:tr w:rsidR="00E50806" w14:paraId="3E0B48B2" w14:textId="77777777" w:rsidTr="008B2299">
        <w:tc>
          <w:tcPr>
            <w:tcW w:w="2093" w:type="dxa"/>
          </w:tcPr>
          <w:p w14:paraId="16996523" w14:textId="77777777" w:rsidR="00E50806" w:rsidRDefault="00E50806" w:rsidP="008B2299">
            <w:r>
              <w:rPr>
                <w:rFonts w:hint="eastAsia"/>
              </w:rPr>
              <w:t>申请</w:t>
            </w:r>
            <w:r>
              <w:t>时间</w:t>
            </w:r>
          </w:p>
        </w:tc>
        <w:tc>
          <w:tcPr>
            <w:tcW w:w="2693" w:type="dxa"/>
          </w:tcPr>
          <w:p w14:paraId="15C9AD3C" w14:textId="77777777" w:rsidR="00E50806" w:rsidRDefault="00E50806" w:rsidP="008B2299"/>
        </w:tc>
        <w:tc>
          <w:tcPr>
            <w:tcW w:w="4790" w:type="dxa"/>
          </w:tcPr>
          <w:p w14:paraId="75078F24" w14:textId="77777777" w:rsidR="00E50806" w:rsidRDefault="00E50806" w:rsidP="008B2299"/>
        </w:tc>
      </w:tr>
      <w:tr w:rsidR="00E50806" w14:paraId="65B9ACEE" w14:textId="77777777" w:rsidTr="008B2299">
        <w:tc>
          <w:tcPr>
            <w:tcW w:w="2093" w:type="dxa"/>
          </w:tcPr>
          <w:p w14:paraId="51F0AECD" w14:textId="77777777" w:rsidR="00E50806" w:rsidRDefault="00E50806" w:rsidP="008B2299">
            <w:r>
              <w:rPr>
                <w:rFonts w:hint="eastAsia"/>
              </w:rPr>
              <w:t>首次</w:t>
            </w:r>
            <w:r>
              <w:t>放款时间</w:t>
            </w:r>
          </w:p>
        </w:tc>
        <w:tc>
          <w:tcPr>
            <w:tcW w:w="2693" w:type="dxa"/>
          </w:tcPr>
          <w:p w14:paraId="196EDC05" w14:textId="77777777" w:rsidR="00E50806" w:rsidRDefault="00E50806" w:rsidP="008B2299"/>
        </w:tc>
        <w:tc>
          <w:tcPr>
            <w:tcW w:w="4790" w:type="dxa"/>
          </w:tcPr>
          <w:p w14:paraId="4CFB74B9" w14:textId="77777777" w:rsidR="00E50806" w:rsidRDefault="00E50806" w:rsidP="008B2299">
            <w:r>
              <w:rPr>
                <w:rFonts w:hint="eastAsia"/>
              </w:rPr>
              <w:t>客户</w:t>
            </w:r>
            <w:r>
              <w:t>第一次</w:t>
            </w:r>
            <w:r>
              <w:rPr>
                <w:rFonts w:hint="eastAsia"/>
              </w:rPr>
              <w:t>借款的</w:t>
            </w:r>
            <w:r>
              <w:t>放款时间</w:t>
            </w:r>
          </w:p>
        </w:tc>
      </w:tr>
      <w:tr w:rsidR="00E50806" w:rsidRPr="00057F2E" w14:paraId="6E4700C1" w14:textId="77777777" w:rsidTr="008B2299">
        <w:tc>
          <w:tcPr>
            <w:tcW w:w="2093" w:type="dxa"/>
          </w:tcPr>
          <w:p w14:paraId="1F2C0A7E" w14:textId="084DC525" w:rsidR="00E50806" w:rsidRDefault="002612D2" w:rsidP="008B2299">
            <w:r w:rsidRPr="002612D2">
              <w:rPr>
                <w:rFonts w:hint="eastAsia"/>
                <w:color w:val="FF0000"/>
              </w:rPr>
              <w:t>最</w:t>
            </w:r>
            <w:r w:rsidRPr="002612D2">
              <w:rPr>
                <w:color w:val="FF0000"/>
              </w:rPr>
              <w:t>近</w:t>
            </w:r>
            <w:r w:rsidR="00E50806">
              <w:rPr>
                <w:rFonts w:hint="eastAsia"/>
              </w:rPr>
              <w:t>放款</w:t>
            </w:r>
            <w:r w:rsidR="00E50806">
              <w:t>时间</w:t>
            </w:r>
          </w:p>
        </w:tc>
        <w:tc>
          <w:tcPr>
            <w:tcW w:w="2693" w:type="dxa"/>
          </w:tcPr>
          <w:p w14:paraId="779B4A0E" w14:textId="77777777" w:rsidR="00E50806" w:rsidRDefault="00E50806" w:rsidP="008B2299"/>
        </w:tc>
        <w:tc>
          <w:tcPr>
            <w:tcW w:w="4790" w:type="dxa"/>
          </w:tcPr>
          <w:p w14:paraId="1B74E377" w14:textId="5D983CDB" w:rsidR="00E50806" w:rsidRDefault="00E50806" w:rsidP="008B2299">
            <w:r>
              <w:rPr>
                <w:rFonts w:hint="eastAsia"/>
              </w:rPr>
              <w:t>有展期时取</w:t>
            </w:r>
            <w:r>
              <w:t>展期时间，没有展期时取放款时间</w:t>
            </w:r>
          </w:p>
        </w:tc>
      </w:tr>
      <w:tr w:rsidR="00E50806" w:rsidRPr="00057F2E" w14:paraId="5F18ABA2" w14:textId="77777777" w:rsidTr="008B2299">
        <w:tc>
          <w:tcPr>
            <w:tcW w:w="2093" w:type="dxa"/>
          </w:tcPr>
          <w:p w14:paraId="34F4D29E" w14:textId="77777777" w:rsidR="00E50806" w:rsidRPr="00057F2E" w:rsidRDefault="00E50806" w:rsidP="008B2299">
            <w:r>
              <w:rPr>
                <w:rFonts w:hint="eastAsia"/>
              </w:rPr>
              <w:t>是否</w:t>
            </w:r>
            <w:r>
              <w:t>审核</w:t>
            </w:r>
            <w:bookmarkStart w:id="17" w:name="_GoBack"/>
            <w:bookmarkEnd w:id="17"/>
          </w:p>
        </w:tc>
        <w:tc>
          <w:tcPr>
            <w:tcW w:w="2693" w:type="dxa"/>
          </w:tcPr>
          <w:p w14:paraId="2F40BD75" w14:textId="77777777" w:rsidR="00E50806" w:rsidRDefault="00E50806" w:rsidP="008B2299"/>
        </w:tc>
        <w:tc>
          <w:tcPr>
            <w:tcW w:w="4790" w:type="dxa"/>
          </w:tcPr>
          <w:p w14:paraId="61B104F9" w14:textId="77777777" w:rsidR="00E50806" w:rsidRDefault="00E50806" w:rsidP="008B2299">
            <w:r>
              <w:rPr>
                <w:rFonts w:hint="eastAsia"/>
              </w:rPr>
              <w:t>显示</w:t>
            </w:r>
            <w:r>
              <w:t>审核</w:t>
            </w:r>
            <w:r>
              <w:rPr>
                <w:rFonts w:hint="eastAsia"/>
              </w:rPr>
              <w:t>结果</w:t>
            </w:r>
            <w:r>
              <w:t>：自动通过</w:t>
            </w:r>
            <w:r>
              <w:t>/</w:t>
            </w:r>
            <w:r>
              <w:rPr>
                <w:rFonts w:hint="eastAsia"/>
              </w:rPr>
              <w:t>自动</w:t>
            </w:r>
            <w:r>
              <w:t>拒绝</w:t>
            </w:r>
            <w:r>
              <w:rPr>
                <w:rFonts w:hint="eastAsia"/>
              </w:rPr>
              <w:t>/</w:t>
            </w:r>
            <w:r>
              <w:rPr>
                <w:rFonts w:hint="eastAsia"/>
              </w:rPr>
              <w:t>通过</w:t>
            </w:r>
            <w:r>
              <w:t>/</w:t>
            </w:r>
            <w:r>
              <w:rPr>
                <w:rFonts w:hint="eastAsia"/>
              </w:rPr>
              <w:t>拒绝</w:t>
            </w:r>
            <w:r>
              <w:t>；审核中时为空</w:t>
            </w:r>
          </w:p>
        </w:tc>
      </w:tr>
      <w:tr w:rsidR="00E50806" w:rsidRPr="00057F2E" w14:paraId="5673DE93" w14:textId="77777777" w:rsidTr="008B2299">
        <w:tc>
          <w:tcPr>
            <w:tcW w:w="2093" w:type="dxa"/>
          </w:tcPr>
          <w:p w14:paraId="507D4443" w14:textId="77777777" w:rsidR="00E50806" w:rsidRDefault="00E50806" w:rsidP="008B2299">
            <w:r>
              <w:rPr>
                <w:rFonts w:hint="eastAsia"/>
              </w:rPr>
              <w:t>拒绝</w:t>
            </w:r>
            <w:r>
              <w:t>原因</w:t>
            </w:r>
            <w:r>
              <w:rPr>
                <w:rFonts w:hint="eastAsia"/>
              </w:rPr>
              <w:t>1</w:t>
            </w:r>
          </w:p>
        </w:tc>
        <w:tc>
          <w:tcPr>
            <w:tcW w:w="2693" w:type="dxa"/>
          </w:tcPr>
          <w:p w14:paraId="70B09315" w14:textId="77777777" w:rsidR="00E50806" w:rsidRPr="00683354" w:rsidRDefault="00E50806" w:rsidP="008B2299"/>
        </w:tc>
        <w:tc>
          <w:tcPr>
            <w:tcW w:w="4790" w:type="dxa"/>
          </w:tcPr>
          <w:p w14:paraId="4107772D" w14:textId="77777777" w:rsidR="00E50806" w:rsidRPr="00683354" w:rsidRDefault="00E50806" w:rsidP="008B2299"/>
        </w:tc>
      </w:tr>
      <w:tr w:rsidR="00E50806" w:rsidRPr="00057F2E" w14:paraId="3C5BE8F9" w14:textId="77777777" w:rsidTr="008B2299">
        <w:tc>
          <w:tcPr>
            <w:tcW w:w="2093" w:type="dxa"/>
          </w:tcPr>
          <w:p w14:paraId="362E9674" w14:textId="77777777" w:rsidR="00E50806" w:rsidRDefault="00E50806" w:rsidP="008B2299">
            <w:r>
              <w:rPr>
                <w:rFonts w:hint="eastAsia"/>
              </w:rPr>
              <w:t>拒绝</w:t>
            </w:r>
            <w:r>
              <w:t>原因</w:t>
            </w:r>
            <w:r>
              <w:rPr>
                <w:rFonts w:hint="eastAsia"/>
              </w:rPr>
              <w:t>2</w:t>
            </w:r>
          </w:p>
        </w:tc>
        <w:tc>
          <w:tcPr>
            <w:tcW w:w="2693" w:type="dxa"/>
          </w:tcPr>
          <w:p w14:paraId="344EACF1" w14:textId="77777777" w:rsidR="00E50806" w:rsidRPr="00683354" w:rsidRDefault="00E50806" w:rsidP="008B2299"/>
        </w:tc>
        <w:tc>
          <w:tcPr>
            <w:tcW w:w="4790" w:type="dxa"/>
          </w:tcPr>
          <w:p w14:paraId="494D7A5C" w14:textId="77777777" w:rsidR="00E50806" w:rsidRPr="00683354" w:rsidRDefault="00E50806" w:rsidP="008B2299"/>
        </w:tc>
      </w:tr>
      <w:tr w:rsidR="00E50806" w:rsidRPr="00057F2E" w14:paraId="39EB86E2" w14:textId="77777777" w:rsidTr="008B2299">
        <w:tc>
          <w:tcPr>
            <w:tcW w:w="2093" w:type="dxa"/>
          </w:tcPr>
          <w:p w14:paraId="2D057239" w14:textId="77777777" w:rsidR="00E50806" w:rsidRDefault="00E50806" w:rsidP="008B2299">
            <w:r>
              <w:rPr>
                <w:rFonts w:hint="eastAsia"/>
              </w:rPr>
              <w:t>借款</w:t>
            </w:r>
            <w:r>
              <w:t>金额</w:t>
            </w:r>
          </w:p>
        </w:tc>
        <w:tc>
          <w:tcPr>
            <w:tcW w:w="2693" w:type="dxa"/>
          </w:tcPr>
          <w:p w14:paraId="44FBBF69" w14:textId="77777777" w:rsidR="00E50806" w:rsidRPr="00683354" w:rsidRDefault="00E50806" w:rsidP="008B2299"/>
        </w:tc>
        <w:tc>
          <w:tcPr>
            <w:tcW w:w="4790" w:type="dxa"/>
          </w:tcPr>
          <w:p w14:paraId="08EAFCA9" w14:textId="77777777" w:rsidR="00E50806" w:rsidRPr="00683354" w:rsidRDefault="00E50806" w:rsidP="008B2299"/>
        </w:tc>
      </w:tr>
      <w:tr w:rsidR="00E50806" w:rsidRPr="00057F2E" w14:paraId="409854B8" w14:textId="77777777" w:rsidTr="008B2299">
        <w:tc>
          <w:tcPr>
            <w:tcW w:w="2093" w:type="dxa"/>
          </w:tcPr>
          <w:p w14:paraId="1BA25B61" w14:textId="77777777" w:rsidR="00E50806" w:rsidRDefault="00E50806" w:rsidP="008B2299">
            <w:r>
              <w:rPr>
                <w:rFonts w:hint="eastAsia"/>
              </w:rPr>
              <w:t>期次数</w:t>
            </w:r>
          </w:p>
        </w:tc>
        <w:tc>
          <w:tcPr>
            <w:tcW w:w="2693" w:type="dxa"/>
          </w:tcPr>
          <w:p w14:paraId="3E985275" w14:textId="77777777" w:rsidR="00E50806" w:rsidRDefault="00E50806" w:rsidP="008B2299"/>
        </w:tc>
        <w:tc>
          <w:tcPr>
            <w:tcW w:w="4790" w:type="dxa"/>
          </w:tcPr>
          <w:p w14:paraId="74A03183" w14:textId="77777777" w:rsidR="00E50806" w:rsidRPr="00683354" w:rsidRDefault="00E50806" w:rsidP="008B2299">
            <w:r>
              <w:rPr>
                <w:rFonts w:hint="eastAsia"/>
              </w:rPr>
              <w:t>对于</w:t>
            </w:r>
            <w:r>
              <w:t>分子</w:t>
            </w:r>
            <w:r>
              <w:rPr>
                <w:rFonts w:hint="eastAsia"/>
              </w:rPr>
              <w:t>贷</w:t>
            </w:r>
            <w:r>
              <w:t>，期次数</w:t>
            </w:r>
            <w:r>
              <w:t>-1</w:t>
            </w:r>
            <w:r>
              <w:rPr>
                <w:rFonts w:hint="eastAsia"/>
              </w:rPr>
              <w:t>为</w:t>
            </w:r>
            <w:r>
              <w:t>展期次数</w:t>
            </w:r>
          </w:p>
        </w:tc>
      </w:tr>
      <w:tr w:rsidR="00E50806" w:rsidRPr="00057F2E" w14:paraId="78E1FB38" w14:textId="77777777" w:rsidTr="008B2299">
        <w:tc>
          <w:tcPr>
            <w:tcW w:w="2093" w:type="dxa"/>
          </w:tcPr>
          <w:p w14:paraId="2EF6E080" w14:textId="77777777" w:rsidR="00E50806" w:rsidRDefault="00E50806" w:rsidP="008B2299">
            <w:r>
              <w:rPr>
                <w:rFonts w:hint="eastAsia"/>
              </w:rPr>
              <w:t>应还款</w:t>
            </w:r>
            <w:r>
              <w:t>时间</w:t>
            </w:r>
          </w:p>
        </w:tc>
        <w:tc>
          <w:tcPr>
            <w:tcW w:w="2693" w:type="dxa"/>
          </w:tcPr>
          <w:p w14:paraId="500F572E" w14:textId="77777777" w:rsidR="00E50806" w:rsidRDefault="00E50806" w:rsidP="008B2299"/>
        </w:tc>
        <w:tc>
          <w:tcPr>
            <w:tcW w:w="4790" w:type="dxa"/>
          </w:tcPr>
          <w:p w14:paraId="779060E4" w14:textId="77777777" w:rsidR="00E50806" w:rsidRDefault="00E50806" w:rsidP="008B2299"/>
        </w:tc>
      </w:tr>
      <w:tr w:rsidR="00E50806" w:rsidRPr="00057F2E" w14:paraId="60046F43" w14:textId="77777777" w:rsidTr="008B2299">
        <w:tc>
          <w:tcPr>
            <w:tcW w:w="2093" w:type="dxa"/>
          </w:tcPr>
          <w:p w14:paraId="106F7EDE" w14:textId="77777777" w:rsidR="00E50806" w:rsidRDefault="00E50806" w:rsidP="008B2299">
            <w:r>
              <w:rPr>
                <w:rFonts w:hint="eastAsia"/>
              </w:rPr>
              <w:t>实际</w:t>
            </w:r>
            <w:r>
              <w:t>还款时间</w:t>
            </w:r>
          </w:p>
        </w:tc>
        <w:tc>
          <w:tcPr>
            <w:tcW w:w="2693" w:type="dxa"/>
          </w:tcPr>
          <w:p w14:paraId="2062D74D" w14:textId="77777777" w:rsidR="00E50806" w:rsidRDefault="00E50806" w:rsidP="008B2299"/>
        </w:tc>
        <w:tc>
          <w:tcPr>
            <w:tcW w:w="4790" w:type="dxa"/>
          </w:tcPr>
          <w:p w14:paraId="0AEA77D9" w14:textId="77777777" w:rsidR="00E50806" w:rsidRDefault="00E50806" w:rsidP="008B2299"/>
        </w:tc>
      </w:tr>
      <w:tr w:rsidR="00E50806" w:rsidRPr="00057F2E" w14:paraId="61CDCD44" w14:textId="77777777" w:rsidTr="008B2299">
        <w:tc>
          <w:tcPr>
            <w:tcW w:w="2093" w:type="dxa"/>
          </w:tcPr>
          <w:p w14:paraId="252D365B" w14:textId="77777777" w:rsidR="00E50806" w:rsidRDefault="00E50806" w:rsidP="008B2299">
            <w:r>
              <w:rPr>
                <w:rFonts w:hint="eastAsia"/>
              </w:rPr>
              <w:t>服务费</w:t>
            </w:r>
          </w:p>
        </w:tc>
        <w:tc>
          <w:tcPr>
            <w:tcW w:w="2693" w:type="dxa"/>
          </w:tcPr>
          <w:p w14:paraId="528B12CE" w14:textId="77777777" w:rsidR="00E50806" w:rsidRDefault="00E50806" w:rsidP="008B2299"/>
        </w:tc>
        <w:tc>
          <w:tcPr>
            <w:tcW w:w="4790" w:type="dxa"/>
          </w:tcPr>
          <w:p w14:paraId="3C5D4932" w14:textId="77777777" w:rsidR="00E50806" w:rsidRDefault="00E50806" w:rsidP="008B2299"/>
        </w:tc>
      </w:tr>
      <w:tr w:rsidR="00E50806" w:rsidRPr="00057F2E" w14:paraId="16007807" w14:textId="77777777" w:rsidTr="008B2299">
        <w:tc>
          <w:tcPr>
            <w:tcW w:w="2093" w:type="dxa"/>
          </w:tcPr>
          <w:p w14:paraId="2F489C32" w14:textId="77777777" w:rsidR="00E50806" w:rsidRDefault="00E50806" w:rsidP="008B2299">
            <w:r>
              <w:rPr>
                <w:rFonts w:hint="eastAsia"/>
              </w:rPr>
              <w:t>实际</w:t>
            </w:r>
            <w:r>
              <w:t>还款金额</w:t>
            </w:r>
          </w:p>
        </w:tc>
        <w:tc>
          <w:tcPr>
            <w:tcW w:w="2693" w:type="dxa"/>
          </w:tcPr>
          <w:p w14:paraId="0F9CF29F" w14:textId="77777777" w:rsidR="00E50806" w:rsidRDefault="00E50806" w:rsidP="008B2299"/>
        </w:tc>
        <w:tc>
          <w:tcPr>
            <w:tcW w:w="4790" w:type="dxa"/>
          </w:tcPr>
          <w:p w14:paraId="13148A0B" w14:textId="77777777" w:rsidR="00E50806" w:rsidRDefault="00E50806" w:rsidP="008B2299">
            <w:r>
              <w:rPr>
                <w:rFonts w:hint="eastAsia"/>
              </w:rPr>
              <w:t>目前</w:t>
            </w:r>
            <w:r>
              <w:t>对于展期，包含了虚拟还款</w:t>
            </w:r>
            <w:r>
              <w:rPr>
                <w:rFonts w:hint="eastAsia"/>
              </w:rPr>
              <w:t>金额</w:t>
            </w:r>
          </w:p>
        </w:tc>
      </w:tr>
      <w:tr w:rsidR="00E50806" w:rsidRPr="00057F2E" w14:paraId="1B201883" w14:textId="77777777" w:rsidTr="008B2299">
        <w:tc>
          <w:tcPr>
            <w:tcW w:w="2093" w:type="dxa"/>
          </w:tcPr>
          <w:p w14:paraId="2B096894" w14:textId="77777777" w:rsidR="00E50806" w:rsidRDefault="00E50806" w:rsidP="008B2299">
            <w:r>
              <w:rPr>
                <w:rFonts w:hint="eastAsia"/>
              </w:rPr>
              <w:t>当前</w:t>
            </w:r>
            <w:r>
              <w:t>逾期天数</w:t>
            </w:r>
          </w:p>
        </w:tc>
        <w:tc>
          <w:tcPr>
            <w:tcW w:w="2693" w:type="dxa"/>
          </w:tcPr>
          <w:p w14:paraId="22FDCCE9" w14:textId="77777777" w:rsidR="00E50806" w:rsidRDefault="00E50806" w:rsidP="008B2299"/>
        </w:tc>
        <w:tc>
          <w:tcPr>
            <w:tcW w:w="4790" w:type="dxa"/>
          </w:tcPr>
          <w:p w14:paraId="7DAAC3A2" w14:textId="77777777" w:rsidR="00E50806" w:rsidRDefault="00E50806" w:rsidP="008B2299"/>
        </w:tc>
      </w:tr>
      <w:tr w:rsidR="00E50806" w:rsidRPr="00057F2E" w14:paraId="63328906" w14:textId="77777777" w:rsidTr="008B2299">
        <w:tc>
          <w:tcPr>
            <w:tcW w:w="2093" w:type="dxa"/>
          </w:tcPr>
          <w:p w14:paraId="39591A67" w14:textId="77777777" w:rsidR="00E50806" w:rsidRDefault="00E50806" w:rsidP="008B2299">
            <w:r>
              <w:rPr>
                <w:rFonts w:hint="eastAsia"/>
              </w:rPr>
              <w:t>最大</w:t>
            </w:r>
            <w:r>
              <w:t>逾期天数</w:t>
            </w:r>
          </w:p>
        </w:tc>
        <w:tc>
          <w:tcPr>
            <w:tcW w:w="2693" w:type="dxa"/>
          </w:tcPr>
          <w:p w14:paraId="2A56BFD4" w14:textId="77777777" w:rsidR="00E50806" w:rsidRDefault="00E50806" w:rsidP="008B2299"/>
        </w:tc>
        <w:tc>
          <w:tcPr>
            <w:tcW w:w="4790" w:type="dxa"/>
          </w:tcPr>
          <w:p w14:paraId="5D09FCC2" w14:textId="77777777" w:rsidR="00E50806" w:rsidRDefault="00E50806" w:rsidP="008B2299"/>
        </w:tc>
      </w:tr>
      <w:tr w:rsidR="00E50806" w:rsidRPr="00057F2E" w14:paraId="7BACBB1C" w14:textId="77777777" w:rsidTr="008B2299">
        <w:tc>
          <w:tcPr>
            <w:tcW w:w="2093" w:type="dxa"/>
          </w:tcPr>
          <w:p w14:paraId="24BF9043" w14:textId="77777777" w:rsidR="00E50806" w:rsidRDefault="00E50806" w:rsidP="008B2299">
            <w:r w:rsidRPr="00011A5B">
              <w:rPr>
                <w:rFonts w:hint="eastAsia"/>
                <w:highlight w:val="green"/>
              </w:rPr>
              <w:t>入催催收</w:t>
            </w:r>
            <w:r w:rsidRPr="00011A5B">
              <w:rPr>
                <w:highlight w:val="green"/>
              </w:rPr>
              <w:t>公司</w:t>
            </w:r>
          </w:p>
        </w:tc>
        <w:tc>
          <w:tcPr>
            <w:tcW w:w="2693" w:type="dxa"/>
          </w:tcPr>
          <w:p w14:paraId="640E0F16" w14:textId="77777777" w:rsidR="00E50806" w:rsidRDefault="00E50806" w:rsidP="008B2299"/>
        </w:tc>
        <w:tc>
          <w:tcPr>
            <w:tcW w:w="4790" w:type="dxa"/>
          </w:tcPr>
          <w:p w14:paraId="0A65BA67" w14:textId="1F3F61D0" w:rsidR="00E50806" w:rsidRDefault="00B5755F" w:rsidP="008B2299">
            <w:r>
              <w:rPr>
                <w:rFonts w:hint="eastAsia"/>
              </w:rPr>
              <w:t>暂不</w:t>
            </w:r>
            <w:r w:rsidR="00E50806">
              <w:t>提供</w:t>
            </w:r>
          </w:p>
        </w:tc>
      </w:tr>
      <w:tr w:rsidR="00E50806" w:rsidRPr="00057F2E" w14:paraId="30A85E2C" w14:textId="77777777" w:rsidTr="008B2299">
        <w:tc>
          <w:tcPr>
            <w:tcW w:w="2093" w:type="dxa"/>
          </w:tcPr>
          <w:p w14:paraId="2C931C21" w14:textId="77777777" w:rsidR="00E50806" w:rsidRPr="00490651" w:rsidRDefault="00E50806" w:rsidP="008B2299">
            <w:pPr>
              <w:rPr>
                <w:highlight w:val="yellow"/>
              </w:rPr>
            </w:pPr>
            <w:r w:rsidRPr="00490651">
              <w:rPr>
                <w:rFonts w:hint="eastAsia"/>
                <w:highlight w:val="yellow"/>
              </w:rPr>
              <w:t>渠道</w:t>
            </w:r>
            <w:r w:rsidRPr="00490651">
              <w:rPr>
                <w:highlight w:val="yellow"/>
              </w:rPr>
              <w:t>CPA</w:t>
            </w:r>
          </w:p>
        </w:tc>
        <w:tc>
          <w:tcPr>
            <w:tcW w:w="2693" w:type="dxa"/>
          </w:tcPr>
          <w:p w14:paraId="22AAFAAD" w14:textId="77777777" w:rsidR="00E50806" w:rsidRDefault="00E50806" w:rsidP="008B2299"/>
        </w:tc>
        <w:tc>
          <w:tcPr>
            <w:tcW w:w="4790" w:type="dxa"/>
          </w:tcPr>
          <w:p w14:paraId="145F8CC7" w14:textId="370E3EE3" w:rsidR="00E50806" w:rsidRDefault="00265144" w:rsidP="008B2299">
            <w:r>
              <w:rPr>
                <w:rFonts w:hint="eastAsia"/>
              </w:rPr>
              <w:t>暂不</w:t>
            </w:r>
            <w:r>
              <w:t>提供</w:t>
            </w:r>
          </w:p>
        </w:tc>
      </w:tr>
      <w:tr w:rsidR="00E50806" w:rsidRPr="00057F2E" w14:paraId="6E1A01D1" w14:textId="77777777" w:rsidTr="008B2299">
        <w:tc>
          <w:tcPr>
            <w:tcW w:w="2093" w:type="dxa"/>
          </w:tcPr>
          <w:p w14:paraId="46319A72" w14:textId="77777777" w:rsidR="00E50806" w:rsidRPr="00490651" w:rsidRDefault="00E50806" w:rsidP="008B2299">
            <w:pPr>
              <w:rPr>
                <w:highlight w:val="yellow"/>
              </w:rPr>
            </w:pPr>
            <w:r w:rsidRPr="00490651">
              <w:rPr>
                <w:rFonts w:hint="eastAsia"/>
                <w:highlight w:val="yellow"/>
              </w:rPr>
              <w:t>渠道</w:t>
            </w:r>
            <w:r w:rsidRPr="00490651">
              <w:rPr>
                <w:highlight w:val="yellow"/>
              </w:rPr>
              <w:t>CPS</w:t>
            </w:r>
          </w:p>
        </w:tc>
        <w:tc>
          <w:tcPr>
            <w:tcW w:w="2693" w:type="dxa"/>
          </w:tcPr>
          <w:p w14:paraId="77FEE6CB" w14:textId="77777777" w:rsidR="00E50806" w:rsidRDefault="00E50806" w:rsidP="008B2299"/>
        </w:tc>
        <w:tc>
          <w:tcPr>
            <w:tcW w:w="4790" w:type="dxa"/>
          </w:tcPr>
          <w:p w14:paraId="08E902B8" w14:textId="79CD8409" w:rsidR="00E50806" w:rsidRDefault="00265144" w:rsidP="008B2299">
            <w:r>
              <w:rPr>
                <w:rFonts w:hint="eastAsia"/>
              </w:rPr>
              <w:t>暂不</w:t>
            </w:r>
            <w:r>
              <w:t>提供</w:t>
            </w:r>
          </w:p>
        </w:tc>
      </w:tr>
    </w:tbl>
    <w:p w14:paraId="76C498DF" w14:textId="77777777" w:rsidR="00E50806" w:rsidRPr="00915C86" w:rsidRDefault="00E50806" w:rsidP="00E50806">
      <w:pPr>
        <w:spacing w:line="240" w:lineRule="auto"/>
      </w:pPr>
    </w:p>
    <w:p w14:paraId="0C60E17D" w14:textId="77777777" w:rsidR="00E50806" w:rsidRPr="00E50806" w:rsidRDefault="00E50806" w:rsidP="00E50806"/>
    <w:p w14:paraId="604F608B" w14:textId="6B617AE0" w:rsidR="00614B4F" w:rsidRDefault="00614B4F" w:rsidP="00614B4F">
      <w:pPr>
        <w:pStyle w:val="3"/>
        <w:keepNext w:val="0"/>
        <w:keepLines w:val="0"/>
        <w:numPr>
          <w:ilvl w:val="2"/>
          <w:numId w:val="3"/>
        </w:numPr>
        <w:spacing w:before="0" w:line="276" w:lineRule="auto"/>
      </w:pPr>
      <w:bookmarkStart w:id="18" w:name="_Toc534136849"/>
      <w:r>
        <w:rPr>
          <w:rFonts w:hint="eastAsia"/>
        </w:rPr>
        <w:t>业务</w:t>
      </w:r>
      <w:r>
        <w:t>运营报表</w:t>
      </w:r>
      <w:bookmarkEnd w:id="18"/>
    </w:p>
    <w:p w14:paraId="444EE5FA" w14:textId="0349AD6A" w:rsidR="00614B4F" w:rsidRDefault="00614B4F" w:rsidP="001A3615">
      <w:pPr>
        <w:pStyle w:val="4"/>
        <w:keepNext w:val="0"/>
        <w:keepLines w:val="0"/>
        <w:numPr>
          <w:ilvl w:val="3"/>
          <w:numId w:val="3"/>
        </w:numPr>
        <w:spacing w:before="0" w:line="276" w:lineRule="auto"/>
      </w:pPr>
      <w:r>
        <w:rPr>
          <w:rFonts w:hint="eastAsia"/>
        </w:rPr>
        <w:t>每日首</w:t>
      </w:r>
      <w:r>
        <w:t>复</w:t>
      </w:r>
      <w:r>
        <w:rPr>
          <w:rFonts w:hint="eastAsia"/>
        </w:rPr>
        <w:t>借</w:t>
      </w:r>
      <w:r>
        <w:t>报表</w:t>
      </w:r>
    </w:p>
    <w:p w14:paraId="21D97DFD" w14:textId="77777777" w:rsidR="00614B4F" w:rsidRDefault="00614B4F" w:rsidP="00614B4F">
      <w:pPr>
        <w:spacing w:line="240" w:lineRule="auto"/>
      </w:pPr>
      <w:r>
        <w:rPr>
          <w:rFonts w:hint="eastAsia"/>
        </w:rPr>
        <w:t>报表说明</w:t>
      </w:r>
      <w:r>
        <w:t>：</w:t>
      </w:r>
    </w:p>
    <w:p w14:paraId="2FC32868" w14:textId="77777777" w:rsidR="00614B4F" w:rsidRDefault="00614B4F" w:rsidP="00614B4F">
      <w:pPr>
        <w:pStyle w:val="aff3"/>
        <w:numPr>
          <w:ilvl w:val="0"/>
          <w:numId w:val="5"/>
        </w:numPr>
        <w:spacing w:line="240" w:lineRule="auto"/>
        <w:ind w:left="357" w:hangingChars="210" w:hanging="357"/>
      </w:pPr>
      <w:r>
        <w:rPr>
          <w:rFonts w:hint="eastAsia"/>
        </w:rPr>
        <w:t>一日统计</w:t>
      </w:r>
      <w:r>
        <w:t>一次</w:t>
      </w:r>
      <w:r>
        <w:rPr>
          <w:rFonts w:hint="eastAsia"/>
        </w:rPr>
        <w:t>，</w:t>
      </w:r>
      <w:r>
        <w:t>可导出</w:t>
      </w:r>
      <w:r>
        <w:t>excel</w:t>
      </w:r>
      <w:r>
        <w:rPr>
          <w:rFonts w:hint="eastAsia"/>
        </w:rPr>
        <w:t>表；</w:t>
      </w:r>
    </w:p>
    <w:p w14:paraId="6CF1DAEC" w14:textId="77777777" w:rsidR="00614B4F" w:rsidRDefault="00614B4F" w:rsidP="00614B4F">
      <w:pPr>
        <w:pStyle w:val="aff3"/>
        <w:numPr>
          <w:ilvl w:val="0"/>
          <w:numId w:val="5"/>
        </w:numPr>
        <w:spacing w:line="240" w:lineRule="auto"/>
        <w:ind w:left="357" w:hangingChars="210" w:hanging="357"/>
      </w:pPr>
      <w:r>
        <w:rPr>
          <w:rFonts w:hint="eastAsia"/>
        </w:rPr>
        <w:t>查询条件</w:t>
      </w:r>
      <w:r>
        <w:t>：【</w:t>
      </w:r>
      <w:r>
        <w:rPr>
          <w:rFonts w:hint="eastAsia"/>
        </w:rPr>
        <w:t>日期</w:t>
      </w:r>
      <w:r>
        <w:t>】区间；</w:t>
      </w:r>
    </w:p>
    <w:p w14:paraId="156871F8" w14:textId="77777777" w:rsidR="00614B4F" w:rsidRDefault="00614B4F" w:rsidP="00614B4F">
      <w:pPr>
        <w:pStyle w:val="aff3"/>
        <w:numPr>
          <w:ilvl w:val="0"/>
          <w:numId w:val="5"/>
        </w:numPr>
        <w:spacing w:line="240" w:lineRule="auto"/>
        <w:ind w:left="357" w:hangingChars="210" w:hanging="357"/>
      </w:pPr>
      <w:r>
        <w:rPr>
          <w:rFonts w:hint="eastAsia"/>
        </w:rPr>
        <w:lastRenderedPageBreak/>
        <w:t>默认</w:t>
      </w:r>
      <w:r>
        <w:t>显示近</w:t>
      </w:r>
      <w:r>
        <w:rPr>
          <w:rFonts w:hint="eastAsia"/>
        </w:rPr>
        <w:t>30</w:t>
      </w:r>
      <w:r>
        <w:rPr>
          <w:rFonts w:hint="eastAsia"/>
        </w:rPr>
        <w:t>天</w:t>
      </w:r>
      <w:r>
        <w:t>数据；</w:t>
      </w:r>
    </w:p>
    <w:p w14:paraId="62E8EFAA" w14:textId="77777777" w:rsidR="00614B4F" w:rsidRDefault="00614B4F" w:rsidP="00614B4F">
      <w:pPr>
        <w:pStyle w:val="aff3"/>
        <w:numPr>
          <w:ilvl w:val="0"/>
          <w:numId w:val="5"/>
        </w:numPr>
        <w:spacing w:line="240" w:lineRule="auto"/>
        <w:ind w:left="357" w:hangingChars="210" w:hanging="357"/>
      </w:pPr>
      <w:r>
        <w:rPr>
          <w:rFonts w:hint="eastAsia"/>
        </w:rPr>
        <w:t>按日期倒序</w:t>
      </w:r>
      <w:r>
        <w:t>排序</w:t>
      </w:r>
    </w:p>
    <w:p w14:paraId="1D3F2BEB" w14:textId="77777777" w:rsidR="00614B4F" w:rsidRPr="00437D0D" w:rsidRDefault="00614B4F" w:rsidP="00614B4F">
      <w:pPr>
        <w:pStyle w:val="aff3"/>
        <w:numPr>
          <w:ilvl w:val="0"/>
          <w:numId w:val="5"/>
        </w:numPr>
        <w:spacing w:line="240" w:lineRule="auto"/>
        <w:ind w:left="357" w:hangingChars="210" w:hanging="357"/>
      </w:pPr>
      <w:r>
        <w:rPr>
          <w:rFonts w:hint="eastAsia"/>
        </w:rPr>
        <w:t>统计</w:t>
      </w:r>
      <w:r>
        <w:t>维度：</w:t>
      </w:r>
      <w:r>
        <w:rPr>
          <w:rFonts w:hint="eastAsia"/>
        </w:rPr>
        <w:t>日</w:t>
      </w:r>
      <w:r>
        <w:t>、月（</w:t>
      </w:r>
      <w:r>
        <w:rPr>
          <w:rFonts w:hint="eastAsia"/>
        </w:rPr>
        <w:t>不到</w:t>
      </w:r>
      <w:r>
        <w:t>一月时</w:t>
      </w:r>
      <w:r>
        <w:rPr>
          <w:rFonts w:hint="eastAsia"/>
        </w:rPr>
        <w:t>当月</w:t>
      </w:r>
      <w:r>
        <w:t>实时统计）</w:t>
      </w:r>
      <w:r>
        <w:rPr>
          <w:rFonts w:hint="eastAsia"/>
        </w:rPr>
        <w:t>、全量</w:t>
      </w:r>
      <w:r>
        <w:t>累加总和</w:t>
      </w:r>
    </w:p>
    <w:tbl>
      <w:tblPr>
        <w:tblStyle w:val="aff9"/>
        <w:tblW w:w="0" w:type="auto"/>
        <w:tblLook w:val="04A0" w:firstRow="1" w:lastRow="0" w:firstColumn="1" w:lastColumn="0" w:noHBand="0" w:noVBand="1"/>
      </w:tblPr>
      <w:tblGrid>
        <w:gridCol w:w="2093"/>
        <w:gridCol w:w="2693"/>
        <w:gridCol w:w="4790"/>
      </w:tblGrid>
      <w:tr w:rsidR="00614B4F" w14:paraId="37A61BCF" w14:textId="77777777" w:rsidTr="008B2299">
        <w:tc>
          <w:tcPr>
            <w:tcW w:w="2093" w:type="dxa"/>
          </w:tcPr>
          <w:p w14:paraId="1B84A413" w14:textId="77777777" w:rsidR="00614B4F" w:rsidRDefault="00614B4F" w:rsidP="008B2299">
            <w:pPr>
              <w:jc w:val="center"/>
            </w:pPr>
            <w:r>
              <w:rPr>
                <w:rFonts w:hint="eastAsia"/>
              </w:rPr>
              <w:t>字段</w:t>
            </w:r>
            <w:r>
              <w:t>名称</w:t>
            </w:r>
          </w:p>
        </w:tc>
        <w:tc>
          <w:tcPr>
            <w:tcW w:w="2693" w:type="dxa"/>
          </w:tcPr>
          <w:p w14:paraId="4A972E3D" w14:textId="77777777" w:rsidR="00614B4F" w:rsidRDefault="00614B4F" w:rsidP="008B2299">
            <w:pPr>
              <w:jc w:val="center"/>
            </w:pPr>
            <w:r>
              <w:rPr>
                <w:rFonts w:hint="eastAsia"/>
              </w:rPr>
              <w:t>计算</w:t>
            </w:r>
          </w:p>
        </w:tc>
        <w:tc>
          <w:tcPr>
            <w:tcW w:w="4790" w:type="dxa"/>
          </w:tcPr>
          <w:p w14:paraId="24D5C2FD" w14:textId="77777777" w:rsidR="00614B4F" w:rsidRDefault="00614B4F" w:rsidP="008B2299">
            <w:pPr>
              <w:jc w:val="center"/>
            </w:pPr>
            <w:r>
              <w:rPr>
                <w:rFonts w:hint="eastAsia"/>
              </w:rPr>
              <w:t>备注</w:t>
            </w:r>
          </w:p>
        </w:tc>
      </w:tr>
      <w:tr w:rsidR="00614B4F" w14:paraId="4F47DE5E" w14:textId="77777777" w:rsidTr="008B2299">
        <w:tc>
          <w:tcPr>
            <w:tcW w:w="2093" w:type="dxa"/>
          </w:tcPr>
          <w:p w14:paraId="7A859B01" w14:textId="77777777" w:rsidR="00614B4F" w:rsidRDefault="00614B4F" w:rsidP="008B2299">
            <w:r>
              <w:rPr>
                <w:rFonts w:hint="eastAsia"/>
              </w:rPr>
              <w:t>日期</w:t>
            </w:r>
          </w:p>
        </w:tc>
        <w:tc>
          <w:tcPr>
            <w:tcW w:w="2693" w:type="dxa"/>
          </w:tcPr>
          <w:p w14:paraId="72986827" w14:textId="77777777" w:rsidR="00614B4F" w:rsidRDefault="00614B4F" w:rsidP="008B2299"/>
        </w:tc>
        <w:tc>
          <w:tcPr>
            <w:tcW w:w="4790" w:type="dxa"/>
          </w:tcPr>
          <w:p w14:paraId="5BE0847F" w14:textId="77777777" w:rsidR="00614B4F" w:rsidRDefault="00614B4F" w:rsidP="008B2299"/>
        </w:tc>
      </w:tr>
      <w:tr w:rsidR="00614B4F" w14:paraId="53AFCF20" w14:textId="77777777" w:rsidTr="008B2299">
        <w:tc>
          <w:tcPr>
            <w:tcW w:w="2093" w:type="dxa"/>
          </w:tcPr>
          <w:p w14:paraId="132A9B03" w14:textId="77777777" w:rsidR="00614B4F" w:rsidRDefault="00614B4F" w:rsidP="008B2299">
            <w:r>
              <w:rPr>
                <w:rFonts w:hint="eastAsia"/>
              </w:rPr>
              <w:t>注册</w:t>
            </w:r>
            <w:r>
              <w:t>量</w:t>
            </w:r>
          </w:p>
        </w:tc>
        <w:tc>
          <w:tcPr>
            <w:tcW w:w="2693" w:type="dxa"/>
          </w:tcPr>
          <w:p w14:paraId="648973EA" w14:textId="77777777" w:rsidR="00614B4F" w:rsidRDefault="00614B4F" w:rsidP="008B2299"/>
        </w:tc>
        <w:tc>
          <w:tcPr>
            <w:tcW w:w="4790" w:type="dxa"/>
          </w:tcPr>
          <w:p w14:paraId="0830D032" w14:textId="77777777" w:rsidR="00614B4F" w:rsidRDefault="00614B4F" w:rsidP="008B2299"/>
        </w:tc>
      </w:tr>
      <w:tr w:rsidR="00614B4F" w14:paraId="3951D002" w14:textId="77777777" w:rsidTr="008B2299">
        <w:tc>
          <w:tcPr>
            <w:tcW w:w="2093" w:type="dxa"/>
          </w:tcPr>
          <w:p w14:paraId="1AA9EAF9" w14:textId="77777777" w:rsidR="00614B4F" w:rsidRDefault="00614B4F" w:rsidP="008B2299">
            <w:r>
              <w:rPr>
                <w:rFonts w:hint="eastAsia"/>
              </w:rPr>
              <w:t>总</w:t>
            </w:r>
            <w:r>
              <w:t>申请量</w:t>
            </w:r>
          </w:p>
        </w:tc>
        <w:tc>
          <w:tcPr>
            <w:tcW w:w="2693" w:type="dxa"/>
          </w:tcPr>
          <w:p w14:paraId="03A81EF6" w14:textId="77777777" w:rsidR="00614B4F" w:rsidRDefault="00614B4F" w:rsidP="008B2299"/>
        </w:tc>
        <w:tc>
          <w:tcPr>
            <w:tcW w:w="4790" w:type="dxa"/>
          </w:tcPr>
          <w:p w14:paraId="63B8884D" w14:textId="77777777" w:rsidR="00614B4F" w:rsidRDefault="00614B4F" w:rsidP="008B2299"/>
        </w:tc>
      </w:tr>
      <w:tr w:rsidR="00614B4F" w14:paraId="2A4B802D" w14:textId="77777777" w:rsidTr="008B2299">
        <w:tc>
          <w:tcPr>
            <w:tcW w:w="2093" w:type="dxa"/>
          </w:tcPr>
          <w:p w14:paraId="12A5B4FF" w14:textId="77777777" w:rsidR="00614B4F" w:rsidRDefault="00614B4F" w:rsidP="008B2299">
            <w:r>
              <w:rPr>
                <w:rFonts w:hint="eastAsia"/>
              </w:rPr>
              <w:t>总</w:t>
            </w:r>
            <w:r>
              <w:t>通过量</w:t>
            </w:r>
          </w:p>
        </w:tc>
        <w:tc>
          <w:tcPr>
            <w:tcW w:w="2693" w:type="dxa"/>
          </w:tcPr>
          <w:p w14:paraId="7A1D4D0F" w14:textId="77777777" w:rsidR="00614B4F" w:rsidRDefault="00614B4F" w:rsidP="008B2299"/>
        </w:tc>
        <w:tc>
          <w:tcPr>
            <w:tcW w:w="4790" w:type="dxa"/>
          </w:tcPr>
          <w:p w14:paraId="51224204" w14:textId="77777777" w:rsidR="00614B4F" w:rsidRDefault="00614B4F" w:rsidP="008B2299"/>
        </w:tc>
      </w:tr>
      <w:tr w:rsidR="00614B4F" w14:paraId="5E15B6EA" w14:textId="77777777" w:rsidTr="008B2299">
        <w:tc>
          <w:tcPr>
            <w:tcW w:w="2093" w:type="dxa"/>
          </w:tcPr>
          <w:p w14:paraId="2D810754" w14:textId="77777777" w:rsidR="00614B4F" w:rsidRDefault="00614B4F" w:rsidP="008B2299">
            <w:r>
              <w:rPr>
                <w:rFonts w:hint="eastAsia"/>
              </w:rPr>
              <w:t>总放款</w:t>
            </w:r>
            <w:r>
              <w:t>量</w:t>
            </w:r>
          </w:p>
        </w:tc>
        <w:tc>
          <w:tcPr>
            <w:tcW w:w="2693" w:type="dxa"/>
          </w:tcPr>
          <w:p w14:paraId="4A02F835" w14:textId="77777777" w:rsidR="00614B4F" w:rsidRDefault="00614B4F" w:rsidP="008B2299"/>
        </w:tc>
        <w:tc>
          <w:tcPr>
            <w:tcW w:w="4790" w:type="dxa"/>
          </w:tcPr>
          <w:p w14:paraId="6EF8E929" w14:textId="77777777" w:rsidR="00614B4F" w:rsidRDefault="00614B4F" w:rsidP="008B2299"/>
        </w:tc>
      </w:tr>
      <w:tr w:rsidR="00614B4F" w14:paraId="3E8364DA" w14:textId="77777777" w:rsidTr="008B2299">
        <w:tc>
          <w:tcPr>
            <w:tcW w:w="2093" w:type="dxa"/>
          </w:tcPr>
          <w:p w14:paraId="021713F1" w14:textId="77777777" w:rsidR="00614B4F" w:rsidRDefault="00614B4F" w:rsidP="008B2299">
            <w:r>
              <w:rPr>
                <w:rFonts w:hint="eastAsia"/>
              </w:rPr>
              <w:t>通过</w:t>
            </w:r>
            <w:r>
              <w:t>率</w:t>
            </w:r>
          </w:p>
        </w:tc>
        <w:tc>
          <w:tcPr>
            <w:tcW w:w="2693" w:type="dxa"/>
          </w:tcPr>
          <w:p w14:paraId="4A64AB5D" w14:textId="77777777" w:rsidR="00614B4F" w:rsidRDefault="00614B4F" w:rsidP="008B2299">
            <w:r>
              <w:rPr>
                <w:rFonts w:hint="eastAsia"/>
              </w:rPr>
              <w:t>总</w:t>
            </w:r>
            <w:r>
              <w:t>通过量</w:t>
            </w:r>
            <w:r>
              <w:rPr>
                <w:rFonts w:hint="eastAsia"/>
              </w:rPr>
              <w:t>/</w:t>
            </w:r>
            <w:r>
              <w:rPr>
                <w:rFonts w:hint="eastAsia"/>
              </w:rPr>
              <w:t>总申请</w:t>
            </w:r>
            <w:r>
              <w:t>量</w:t>
            </w:r>
          </w:p>
        </w:tc>
        <w:tc>
          <w:tcPr>
            <w:tcW w:w="4790" w:type="dxa"/>
          </w:tcPr>
          <w:p w14:paraId="130EEC14" w14:textId="77777777" w:rsidR="00614B4F" w:rsidRDefault="00614B4F" w:rsidP="008B2299"/>
        </w:tc>
      </w:tr>
      <w:tr w:rsidR="00614B4F" w14:paraId="27011D1C" w14:textId="77777777" w:rsidTr="008B2299">
        <w:tc>
          <w:tcPr>
            <w:tcW w:w="2093" w:type="dxa"/>
          </w:tcPr>
          <w:p w14:paraId="51C0D1C4" w14:textId="77777777" w:rsidR="00614B4F" w:rsidRDefault="00614B4F" w:rsidP="008B2299">
            <w:r>
              <w:rPr>
                <w:rFonts w:hint="eastAsia"/>
              </w:rPr>
              <w:t>新客</w:t>
            </w:r>
            <w:r>
              <w:t>申请量</w:t>
            </w:r>
          </w:p>
        </w:tc>
        <w:tc>
          <w:tcPr>
            <w:tcW w:w="2693" w:type="dxa"/>
          </w:tcPr>
          <w:p w14:paraId="6D3C2C7C" w14:textId="77777777" w:rsidR="00614B4F" w:rsidRDefault="00614B4F" w:rsidP="008B2299"/>
        </w:tc>
        <w:tc>
          <w:tcPr>
            <w:tcW w:w="4790" w:type="dxa"/>
          </w:tcPr>
          <w:p w14:paraId="38837A8C" w14:textId="77777777" w:rsidR="00614B4F" w:rsidRDefault="00614B4F" w:rsidP="008B2299"/>
        </w:tc>
      </w:tr>
      <w:tr w:rsidR="00614B4F" w14:paraId="164E1C7A" w14:textId="77777777" w:rsidTr="008B2299">
        <w:tc>
          <w:tcPr>
            <w:tcW w:w="2093" w:type="dxa"/>
          </w:tcPr>
          <w:p w14:paraId="70C68340" w14:textId="77777777" w:rsidR="00614B4F" w:rsidRDefault="00614B4F" w:rsidP="008B2299">
            <w:r>
              <w:rPr>
                <w:rFonts w:hint="eastAsia"/>
              </w:rPr>
              <w:t>新客</w:t>
            </w:r>
            <w:r>
              <w:t>通过量</w:t>
            </w:r>
          </w:p>
        </w:tc>
        <w:tc>
          <w:tcPr>
            <w:tcW w:w="2693" w:type="dxa"/>
          </w:tcPr>
          <w:p w14:paraId="0AA6246A" w14:textId="77777777" w:rsidR="00614B4F" w:rsidRDefault="00614B4F" w:rsidP="008B2299"/>
        </w:tc>
        <w:tc>
          <w:tcPr>
            <w:tcW w:w="4790" w:type="dxa"/>
          </w:tcPr>
          <w:p w14:paraId="22CFBB38" w14:textId="77777777" w:rsidR="00614B4F" w:rsidRDefault="00614B4F" w:rsidP="008B2299"/>
        </w:tc>
      </w:tr>
      <w:tr w:rsidR="00614B4F" w14:paraId="29997FC9" w14:textId="77777777" w:rsidTr="008B2299">
        <w:tc>
          <w:tcPr>
            <w:tcW w:w="2093" w:type="dxa"/>
          </w:tcPr>
          <w:p w14:paraId="4DA73296" w14:textId="77777777" w:rsidR="00614B4F" w:rsidRDefault="00614B4F" w:rsidP="008B2299">
            <w:r>
              <w:rPr>
                <w:rFonts w:hint="eastAsia"/>
              </w:rPr>
              <w:t>新客</w:t>
            </w:r>
            <w:r>
              <w:t>放款量</w:t>
            </w:r>
          </w:p>
        </w:tc>
        <w:tc>
          <w:tcPr>
            <w:tcW w:w="2693" w:type="dxa"/>
          </w:tcPr>
          <w:p w14:paraId="224C7C29" w14:textId="77777777" w:rsidR="00614B4F" w:rsidRDefault="00614B4F" w:rsidP="008B2299"/>
        </w:tc>
        <w:tc>
          <w:tcPr>
            <w:tcW w:w="4790" w:type="dxa"/>
          </w:tcPr>
          <w:p w14:paraId="6B43F84D" w14:textId="77777777" w:rsidR="00614B4F" w:rsidRDefault="00614B4F" w:rsidP="008B2299"/>
        </w:tc>
      </w:tr>
      <w:tr w:rsidR="00614B4F" w14:paraId="18BFB592" w14:textId="77777777" w:rsidTr="008B2299">
        <w:tc>
          <w:tcPr>
            <w:tcW w:w="2093" w:type="dxa"/>
          </w:tcPr>
          <w:p w14:paraId="00C80562" w14:textId="77777777" w:rsidR="00614B4F" w:rsidRDefault="00614B4F" w:rsidP="008B2299">
            <w:r>
              <w:rPr>
                <w:rFonts w:hint="eastAsia"/>
              </w:rPr>
              <w:t>新客</w:t>
            </w:r>
            <w:r>
              <w:t>放款金额</w:t>
            </w:r>
          </w:p>
        </w:tc>
        <w:tc>
          <w:tcPr>
            <w:tcW w:w="2693" w:type="dxa"/>
          </w:tcPr>
          <w:p w14:paraId="14833F65" w14:textId="77777777" w:rsidR="00614B4F" w:rsidRDefault="00614B4F" w:rsidP="008B2299"/>
        </w:tc>
        <w:tc>
          <w:tcPr>
            <w:tcW w:w="4790" w:type="dxa"/>
          </w:tcPr>
          <w:p w14:paraId="0A23C16A" w14:textId="77777777" w:rsidR="00614B4F" w:rsidRDefault="00614B4F" w:rsidP="008B2299"/>
        </w:tc>
      </w:tr>
      <w:tr w:rsidR="00614B4F" w14:paraId="5805D8A9" w14:textId="77777777" w:rsidTr="008B2299">
        <w:tc>
          <w:tcPr>
            <w:tcW w:w="2093" w:type="dxa"/>
          </w:tcPr>
          <w:p w14:paraId="0DA56AC3" w14:textId="77777777" w:rsidR="00614B4F" w:rsidRDefault="00614B4F" w:rsidP="008B2299">
            <w:r>
              <w:rPr>
                <w:rFonts w:hint="eastAsia"/>
              </w:rPr>
              <w:t>新客通过率</w:t>
            </w:r>
          </w:p>
        </w:tc>
        <w:tc>
          <w:tcPr>
            <w:tcW w:w="2693" w:type="dxa"/>
          </w:tcPr>
          <w:p w14:paraId="1DFD65F7" w14:textId="77777777" w:rsidR="00614B4F" w:rsidRDefault="00614B4F" w:rsidP="008B2299">
            <w:r>
              <w:rPr>
                <w:rFonts w:hint="eastAsia"/>
              </w:rPr>
              <w:t>新客</w:t>
            </w:r>
            <w:r>
              <w:t>通过量</w:t>
            </w:r>
            <w:r>
              <w:rPr>
                <w:rFonts w:hint="eastAsia"/>
              </w:rPr>
              <w:t>/</w:t>
            </w:r>
            <w:r>
              <w:rPr>
                <w:rFonts w:hint="eastAsia"/>
              </w:rPr>
              <w:t>新客申请</w:t>
            </w:r>
            <w:r>
              <w:t>量</w:t>
            </w:r>
          </w:p>
        </w:tc>
        <w:tc>
          <w:tcPr>
            <w:tcW w:w="4790" w:type="dxa"/>
          </w:tcPr>
          <w:p w14:paraId="1D3D6985" w14:textId="77777777" w:rsidR="00614B4F" w:rsidRDefault="00614B4F" w:rsidP="008B2299"/>
        </w:tc>
      </w:tr>
      <w:tr w:rsidR="00614B4F" w14:paraId="7AE321E0" w14:textId="77777777" w:rsidTr="008B2299">
        <w:tc>
          <w:tcPr>
            <w:tcW w:w="2093" w:type="dxa"/>
          </w:tcPr>
          <w:p w14:paraId="7355BC92" w14:textId="77777777" w:rsidR="00614B4F" w:rsidRDefault="00614B4F" w:rsidP="008B2299">
            <w:r>
              <w:rPr>
                <w:rFonts w:hint="eastAsia"/>
              </w:rPr>
              <w:t>老客</w:t>
            </w:r>
            <w:r>
              <w:t>申请量</w:t>
            </w:r>
          </w:p>
        </w:tc>
        <w:tc>
          <w:tcPr>
            <w:tcW w:w="2693" w:type="dxa"/>
          </w:tcPr>
          <w:p w14:paraId="3B302839" w14:textId="77777777" w:rsidR="00614B4F" w:rsidRDefault="00614B4F" w:rsidP="008B2299"/>
        </w:tc>
        <w:tc>
          <w:tcPr>
            <w:tcW w:w="4790" w:type="dxa"/>
          </w:tcPr>
          <w:p w14:paraId="4183DDDC" w14:textId="77777777" w:rsidR="00614B4F" w:rsidRDefault="00614B4F" w:rsidP="008B2299"/>
        </w:tc>
      </w:tr>
      <w:tr w:rsidR="00614B4F" w14:paraId="395AD2B7" w14:textId="77777777" w:rsidTr="008B2299">
        <w:tc>
          <w:tcPr>
            <w:tcW w:w="2093" w:type="dxa"/>
          </w:tcPr>
          <w:p w14:paraId="76979039" w14:textId="77777777" w:rsidR="00614B4F" w:rsidRDefault="00614B4F" w:rsidP="008B2299">
            <w:r>
              <w:rPr>
                <w:rFonts w:hint="eastAsia"/>
              </w:rPr>
              <w:t>老客</w:t>
            </w:r>
            <w:r>
              <w:t>通过量</w:t>
            </w:r>
          </w:p>
        </w:tc>
        <w:tc>
          <w:tcPr>
            <w:tcW w:w="2693" w:type="dxa"/>
          </w:tcPr>
          <w:p w14:paraId="2F84D2AB" w14:textId="77777777" w:rsidR="00614B4F" w:rsidRDefault="00614B4F" w:rsidP="008B2299"/>
        </w:tc>
        <w:tc>
          <w:tcPr>
            <w:tcW w:w="4790" w:type="dxa"/>
          </w:tcPr>
          <w:p w14:paraId="1592BC9F" w14:textId="77777777" w:rsidR="00614B4F" w:rsidRDefault="00614B4F" w:rsidP="008B2299"/>
        </w:tc>
      </w:tr>
      <w:tr w:rsidR="00614B4F" w14:paraId="0E382AA9" w14:textId="77777777" w:rsidTr="008B2299">
        <w:tc>
          <w:tcPr>
            <w:tcW w:w="2093" w:type="dxa"/>
          </w:tcPr>
          <w:p w14:paraId="6C527DBC" w14:textId="77777777" w:rsidR="00614B4F" w:rsidRDefault="00614B4F" w:rsidP="008B2299">
            <w:r>
              <w:rPr>
                <w:rFonts w:hint="eastAsia"/>
              </w:rPr>
              <w:t>老客</w:t>
            </w:r>
            <w:r>
              <w:t>放款量</w:t>
            </w:r>
          </w:p>
        </w:tc>
        <w:tc>
          <w:tcPr>
            <w:tcW w:w="2693" w:type="dxa"/>
          </w:tcPr>
          <w:p w14:paraId="33AE8B89" w14:textId="77777777" w:rsidR="00614B4F" w:rsidRDefault="00614B4F" w:rsidP="008B2299"/>
        </w:tc>
        <w:tc>
          <w:tcPr>
            <w:tcW w:w="4790" w:type="dxa"/>
          </w:tcPr>
          <w:p w14:paraId="4A2BD286" w14:textId="77777777" w:rsidR="00614B4F" w:rsidRDefault="00614B4F" w:rsidP="008B2299"/>
        </w:tc>
      </w:tr>
      <w:tr w:rsidR="00614B4F" w14:paraId="5BDC5304" w14:textId="77777777" w:rsidTr="008B2299">
        <w:tc>
          <w:tcPr>
            <w:tcW w:w="2093" w:type="dxa"/>
          </w:tcPr>
          <w:p w14:paraId="1BC94FEB" w14:textId="77777777" w:rsidR="00614B4F" w:rsidRDefault="00614B4F" w:rsidP="008B2299">
            <w:r>
              <w:rPr>
                <w:rFonts w:hint="eastAsia"/>
              </w:rPr>
              <w:t>老客</w:t>
            </w:r>
            <w:r>
              <w:t>放款金额</w:t>
            </w:r>
          </w:p>
        </w:tc>
        <w:tc>
          <w:tcPr>
            <w:tcW w:w="2693" w:type="dxa"/>
          </w:tcPr>
          <w:p w14:paraId="150B9888" w14:textId="77777777" w:rsidR="00614B4F" w:rsidRDefault="00614B4F" w:rsidP="008B2299"/>
        </w:tc>
        <w:tc>
          <w:tcPr>
            <w:tcW w:w="4790" w:type="dxa"/>
          </w:tcPr>
          <w:p w14:paraId="78E748AF" w14:textId="77777777" w:rsidR="00614B4F" w:rsidRDefault="00614B4F" w:rsidP="008B2299"/>
        </w:tc>
      </w:tr>
      <w:tr w:rsidR="00614B4F" w14:paraId="7BCA17DF" w14:textId="77777777" w:rsidTr="008B2299">
        <w:tc>
          <w:tcPr>
            <w:tcW w:w="2093" w:type="dxa"/>
          </w:tcPr>
          <w:p w14:paraId="2E699A98" w14:textId="77777777" w:rsidR="00614B4F" w:rsidRDefault="00614B4F" w:rsidP="008B2299">
            <w:r>
              <w:rPr>
                <w:rFonts w:hint="eastAsia"/>
              </w:rPr>
              <w:t>老客</w:t>
            </w:r>
            <w:r>
              <w:t>通过率</w:t>
            </w:r>
          </w:p>
        </w:tc>
        <w:tc>
          <w:tcPr>
            <w:tcW w:w="2693" w:type="dxa"/>
          </w:tcPr>
          <w:p w14:paraId="245C8067" w14:textId="77777777" w:rsidR="00614B4F" w:rsidRDefault="00614B4F" w:rsidP="008B2299">
            <w:r>
              <w:rPr>
                <w:rFonts w:hint="eastAsia"/>
              </w:rPr>
              <w:t>老客</w:t>
            </w:r>
            <w:r>
              <w:t>通过量</w:t>
            </w:r>
            <w:r>
              <w:rPr>
                <w:rFonts w:hint="eastAsia"/>
              </w:rPr>
              <w:t>/</w:t>
            </w:r>
            <w:r>
              <w:rPr>
                <w:rFonts w:hint="eastAsia"/>
              </w:rPr>
              <w:t>老客</w:t>
            </w:r>
            <w:r>
              <w:t>申请量</w:t>
            </w:r>
          </w:p>
        </w:tc>
        <w:tc>
          <w:tcPr>
            <w:tcW w:w="4790" w:type="dxa"/>
          </w:tcPr>
          <w:p w14:paraId="0BB6B854" w14:textId="77777777" w:rsidR="00614B4F" w:rsidRDefault="00614B4F" w:rsidP="008B2299"/>
        </w:tc>
      </w:tr>
      <w:tr w:rsidR="00614B4F" w14:paraId="023C184C" w14:textId="77777777" w:rsidTr="008B2299">
        <w:tc>
          <w:tcPr>
            <w:tcW w:w="2093" w:type="dxa"/>
          </w:tcPr>
          <w:p w14:paraId="1302D068" w14:textId="77777777" w:rsidR="00614B4F" w:rsidRDefault="00614B4F" w:rsidP="008B2299">
            <w:r>
              <w:rPr>
                <w:rFonts w:hint="eastAsia"/>
              </w:rPr>
              <w:t>展期</w:t>
            </w:r>
            <w:r>
              <w:t>数量</w:t>
            </w:r>
          </w:p>
        </w:tc>
        <w:tc>
          <w:tcPr>
            <w:tcW w:w="2693" w:type="dxa"/>
          </w:tcPr>
          <w:p w14:paraId="6E01EC23" w14:textId="77777777" w:rsidR="00614B4F" w:rsidRDefault="00614B4F" w:rsidP="008B2299"/>
        </w:tc>
        <w:tc>
          <w:tcPr>
            <w:tcW w:w="4790" w:type="dxa"/>
          </w:tcPr>
          <w:p w14:paraId="5ACCEA0F" w14:textId="77777777" w:rsidR="00614B4F" w:rsidRDefault="00614B4F" w:rsidP="008B2299">
            <w:r>
              <w:rPr>
                <w:rFonts w:hint="eastAsia"/>
              </w:rPr>
              <w:t>展期</w:t>
            </w:r>
            <w:r>
              <w:t>申请</w:t>
            </w:r>
            <w:r>
              <w:rPr>
                <w:rFonts w:hint="eastAsia"/>
              </w:rPr>
              <w:t>成功</w:t>
            </w:r>
            <w:r>
              <w:t>的数量</w:t>
            </w:r>
          </w:p>
        </w:tc>
      </w:tr>
    </w:tbl>
    <w:p w14:paraId="567CBCBA" w14:textId="77777777" w:rsidR="00614B4F" w:rsidRDefault="00614B4F" w:rsidP="00614B4F"/>
    <w:p w14:paraId="0A61105B" w14:textId="77777777" w:rsidR="00614B4F" w:rsidRDefault="00614B4F" w:rsidP="003376B8">
      <w:pPr>
        <w:pStyle w:val="4"/>
        <w:keepNext w:val="0"/>
        <w:keepLines w:val="0"/>
        <w:numPr>
          <w:ilvl w:val="3"/>
          <w:numId w:val="3"/>
        </w:numPr>
        <w:spacing w:before="0" w:line="276" w:lineRule="auto"/>
      </w:pPr>
      <w:r>
        <w:rPr>
          <w:rFonts w:hint="eastAsia"/>
        </w:rPr>
        <w:t>每日经营</w:t>
      </w:r>
      <w:r>
        <w:t>数据报表</w:t>
      </w:r>
    </w:p>
    <w:p w14:paraId="48BD22F0" w14:textId="77777777" w:rsidR="00614B4F" w:rsidRDefault="00614B4F" w:rsidP="00614B4F">
      <w:pPr>
        <w:spacing w:line="240" w:lineRule="auto"/>
      </w:pPr>
      <w:r>
        <w:rPr>
          <w:rFonts w:hint="eastAsia"/>
        </w:rPr>
        <w:t>报表</w:t>
      </w:r>
      <w:r>
        <w:t>说明：</w:t>
      </w:r>
    </w:p>
    <w:p w14:paraId="1AF22DA7" w14:textId="77777777" w:rsidR="00614B4F" w:rsidRDefault="00614B4F" w:rsidP="00614B4F">
      <w:pPr>
        <w:pStyle w:val="aff3"/>
        <w:numPr>
          <w:ilvl w:val="0"/>
          <w:numId w:val="19"/>
        </w:numPr>
        <w:spacing w:line="240" w:lineRule="auto"/>
        <w:ind w:firstLineChars="0"/>
      </w:pPr>
      <w:r>
        <w:rPr>
          <w:rFonts w:hint="eastAsia"/>
        </w:rPr>
        <w:t>T</w:t>
      </w:r>
      <w:r>
        <w:t>+1</w:t>
      </w:r>
      <w:r>
        <w:rPr>
          <w:rFonts w:hint="eastAsia"/>
        </w:rPr>
        <w:t>日</w:t>
      </w:r>
      <w:r>
        <w:t>统计，</w:t>
      </w:r>
      <w:r>
        <w:rPr>
          <w:rFonts w:hint="eastAsia"/>
        </w:rPr>
        <w:t>每日</w:t>
      </w:r>
      <w:r>
        <w:t>统计一次，可导出</w:t>
      </w:r>
      <w:r>
        <w:t>Excel</w:t>
      </w:r>
      <w:r>
        <w:rPr>
          <w:rFonts w:hint="eastAsia"/>
        </w:rPr>
        <w:t>表</w:t>
      </w:r>
      <w:r>
        <w:t>；</w:t>
      </w:r>
    </w:p>
    <w:p w14:paraId="57CE18B0" w14:textId="77777777" w:rsidR="00614B4F" w:rsidRDefault="00614B4F" w:rsidP="00614B4F">
      <w:pPr>
        <w:pStyle w:val="aff3"/>
        <w:numPr>
          <w:ilvl w:val="0"/>
          <w:numId w:val="19"/>
        </w:numPr>
        <w:spacing w:line="240" w:lineRule="auto"/>
        <w:ind w:firstLineChars="0"/>
      </w:pPr>
      <w:r>
        <w:rPr>
          <w:rFonts w:hint="eastAsia"/>
        </w:rPr>
        <w:t>查询</w:t>
      </w:r>
      <w:r>
        <w:t>条件：【</w:t>
      </w:r>
      <w:r>
        <w:rPr>
          <w:rFonts w:hint="eastAsia"/>
        </w:rPr>
        <w:t>统计</w:t>
      </w:r>
      <w:r>
        <w:t>日期】区间</w:t>
      </w:r>
      <w:r>
        <w:rPr>
          <w:rFonts w:hint="eastAsia"/>
        </w:rPr>
        <w:t>；</w:t>
      </w:r>
    </w:p>
    <w:p w14:paraId="1895FA8C" w14:textId="77777777" w:rsidR="00614B4F" w:rsidRDefault="00614B4F" w:rsidP="00614B4F">
      <w:pPr>
        <w:pStyle w:val="aff3"/>
        <w:numPr>
          <w:ilvl w:val="0"/>
          <w:numId w:val="19"/>
        </w:numPr>
        <w:spacing w:line="240" w:lineRule="auto"/>
        <w:ind w:firstLineChars="0"/>
      </w:pPr>
      <w:r>
        <w:rPr>
          <w:rFonts w:hint="eastAsia"/>
        </w:rPr>
        <w:t>统计说明</w:t>
      </w:r>
      <w:r>
        <w:t>：</w:t>
      </w:r>
    </w:p>
    <w:p w14:paraId="4CB981D5" w14:textId="77777777" w:rsidR="00614B4F" w:rsidRDefault="00614B4F" w:rsidP="00614B4F">
      <w:pPr>
        <w:pStyle w:val="aff3"/>
        <w:numPr>
          <w:ilvl w:val="0"/>
          <w:numId w:val="20"/>
        </w:numPr>
        <w:spacing w:line="240" w:lineRule="auto"/>
        <w:ind w:firstLineChars="0"/>
      </w:pPr>
      <w:r>
        <w:rPr>
          <w:rFonts w:hint="eastAsia"/>
        </w:rPr>
        <w:t>维度</w:t>
      </w:r>
      <w:r>
        <w:t>：</w:t>
      </w:r>
      <w:r>
        <w:rPr>
          <w:rFonts w:hint="eastAsia"/>
        </w:rPr>
        <w:t>日</w:t>
      </w:r>
      <w:r>
        <w:t>、月（</w:t>
      </w:r>
      <w:r>
        <w:rPr>
          <w:rFonts w:hint="eastAsia"/>
        </w:rPr>
        <w:t>不到</w:t>
      </w:r>
      <w:r>
        <w:t>一月时</w:t>
      </w:r>
      <w:r>
        <w:rPr>
          <w:rFonts w:hint="eastAsia"/>
        </w:rPr>
        <w:t>当月</w:t>
      </w:r>
      <w:r>
        <w:t>实时统计）</w:t>
      </w:r>
      <w:r>
        <w:rPr>
          <w:rFonts w:hint="eastAsia"/>
        </w:rPr>
        <w:t>、全量</w:t>
      </w:r>
      <w:r>
        <w:t>累加总和</w:t>
      </w:r>
      <w:r>
        <w:rPr>
          <w:rFonts w:hint="eastAsia"/>
        </w:rPr>
        <w:t>；</w:t>
      </w:r>
    </w:p>
    <w:p w14:paraId="03B6B255" w14:textId="77777777" w:rsidR="00614B4F" w:rsidRPr="00437D0D" w:rsidRDefault="00614B4F" w:rsidP="00614B4F">
      <w:pPr>
        <w:pStyle w:val="aff3"/>
        <w:numPr>
          <w:ilvl w:val="0"/>
          <w:numId w:val="20"/>
        </w:numPr>
        <w:spacing w:line="240" w:lineRule="auto"/>
        <w:ind w:firstLineChars="0"/>
      </w:pPr>
      <w:r>
        <w:rPr>
          <w:rFonts w:hint="eastAsia"/>
        </w:rPr>
        <w:t>对于</w:t>
      </w:r>
      <w:r>
        <w:t>月，</w:t>
      </w:r>
      <w:r>
        <w:rPr>
          <w:rFonts w:hint="eastAsia"/>
        </w:rPr>
        <w:t>统计</w:t>
      </w:r>
      <w:r>
        <w:t>日期在当月的记录累加</w:t>
      </w:r>
    </w:p>
    <w:tbl>
      <w:tblPr>
        <w:tblStyle w:val="aff9"/>
        <w:tblW w:w="0" w:type="auto"/>
        <w:tblLook w:val="04A0" w:firstRow="1" w:lastRow="0" w:firstColumn="1" w:lastColumn="0" w:noHBand="0" w:noVBand="1"/>
      </w:tblPr>
      <w:tblGrid>
        <w:gridCol w:w="3192"/>
        <w:gridCol w:w="3192"/>
        <w:gridCol w:w="3192"/>
      </w:tblGrid>
      <w:tr w:rsidR="00614B4F" w14:paraId="57C826C0" w14:textId="77777777" w:rsidTr="008B2299">
        <w:tc>
          <w:tcPr>
            <w:tcW w:w="3192" w:type="dxa"/>
          </w:tcPr>
          <w:p w14:paraId="12E41437" w14:textId="77777777" w:rsidR="00614B4F" w:rsidRDefault="00614B4F" w:rsidP="008B2299">
            <w:pPr>
              <w:jc w:val="center"/>
            </w:pPr>
            <w:r>
              <w:rPr>
                <w:rFonts w:hint="eastAsia"/>
              </w:rPr>
              <w:t>字段名称</w:t>
            </w:r>
          </w:p>
        </w:tc>
        <w:tc>
          <w:tcPr>
            <w:tcW w:w="3192" w:type="dxa"/>
          </w:tcPr>
          <w:p w14:paraId="52E83156" w14:textId="77777777" w:rsidR="00614B4F" w:rsidRDefault="00614B4F" w:rsidP="008B2299">
            <w:pPr>
              <w:jc w:val="center"/>
            </w:pPr>
            <w:r>
              <w:rPr>
                <w:rFonts w:hint="eastAsia"/>
              </w:rPr>
              <w:t>计算</w:t>
            </w:r>
          </w:p>
        </w:tc>
        <w:tc>
          <w:tcPr>
            <w:tcW w:w="3192" w:type="dxa"/>
          </w:tcPr>
          <w:p w14:paraId="30B9824A" w14:textId="77777777" w:rsidR="00614B4F" w:rsidRDefault="00614B4F" w:rsidP="008B2299">
            <w:pPr>
              <w:jc w:val="center"/>
            </w:pPr>
            <w:r>
              <w:rPr>
                <w:rFonts w:hint="eastAsia"/>
              </w:rPr>
              <w:t>备注</w:t>
            </w:r>
          </w:p>
        </w:tc>
      </w:tr>
      <w:tr w:rsidR="00614B4F" w14:paraId="0043082E" w14:textId="77777777" w:rsidTr="008B2299">
        <w:tc>
          <w:tcPr>
            <w:tcW w:w="3192" w:type="dxa"/>
          </w:tcPr>
          <w:p w14:paraId="348373BC" w14:textId="77777777" w:rsidR="00614B4F" w:rsidRDefault="00614B4F" w:rsidP="008B2299">
            <w:r>
              <w:rPr>
                <w:rFonts w:hint="eastAsia"/>
              </w:rPr>
              <w:t>统计</w:t>
            </w:r>
            <w:r>
              <w:t>日期</w:t>
            </w:r>
          </w:p>
        </w:tc>
        <w:tc>
          <w:tcPr>
            <w:tcW w:w="3192" w:type="dxa"/>
          </w:tcPr>
          <w:p w14:paraId="31FBC0EC" w14:textId="77777777" w:rsidR="00614B4F" w:rsidRDefault="00614B4F" w:rsidP="008B2299"/>
        </w:tc>
        <w:tc>
          <w:tcPr>
            <w:tcW w:w="3192" w:type="dxa"/>
          </w:tcPr>
          <w:p w14:paraId="2224FE78" w14:textId="77777777" w:rsidR="00614B4F" w:rsidRDefault="00614B4F" w:rsidP="008B2299"/>
        </w:tc>
      </w:tr>
      <w:tr w:rsidR="00614B4F" w14:paraId="3F370EA8" w14:textId="77777777" w:rsidTr="008B2299">
        <w:tc>
          <w:tcPr>
            <w:tcW w:w="3192" w:type="dxa"/>
          </w:tcPr>
          <w:p w14:paraId="269D843C" w14:textId="77777777" w:rsidR="00614B4F" w:rsidRDefault="00614B4F" w:rsidP="008B2299">
            <w:r>
              <w:rPr>
                <w:rFonts w:hint="eastAsia"/>
              </w:rPr>
              <w:t>放款</w:t>
            </w:r>
            <w:r>
              <w:t>金额</w:t>
            </w:r>
          </w:p>
        </w:tc>
        <w:tc>
          <w:tcPr>
            <w:tcW w:w="3192" w:type="dxa"/>
          </w:tcPr>
          <w:p w14:paraId="03E6BC22" w14:textId="77777777" w:rsidR="00614B4F" w:rsidRDefault="00614B4F" w:rsidP="008B2299"/>
        </w:tc>
        <w:tc>
          <w:tcPr>
            <w:tcW w:w="3192" w:type="dxa"/>
          </w:tcPr>
          <w:p w14:paraId="45CC070B" w14:textId="77777777" w:rsidR="00614B4F" w:rsidRDefault="00614B4F" w:rsidP="008B2299">
            <w:r>
              <w:rPr>
                <w:rFonts w:hint="eastAsia"/>
              </w:rPr>
              <w:t>当日</w:t>
            </w:r>
          </w:p>
        </w:tc>
      </w:tr>
      <w:tr w:rsidR="00614B4F" w14:paraId="096B293B" w14:textId="77777777" w:rsidTr="008B2299">
        <w:tc>
          <w:tcPr>
            <w:tcW w:w="3192" w:type="dxa"/>
          </w:tcPr>
          <w:p w14:paraId="3E3A1ED2" w14:textId="77777777" w:rsidR="00614B4F" w:rsidRDefault="00614B4F" w:rsidP="008B2299">
            <w:r>
              <w:rPr>
                <w:rFonts w:hint="eastAsia"/>
              </w:rPr>
              <w:t>合同</w:t>
            </w:r>
            <w:r>
              <w:t>金额</w:t>
            </w:r>
          </w:p>
        </w:tc>
        <w:tc>
          <w:tcPr>
            <w:tcW w:w="3192" w:type="dxa"/>
          </w:tcPr>
          <w:p w14:paraId="56BD2552" w14:textId="77777777" w:rsidR="00614B4F" w:rsidRDefault="00614B4F" w:rsidP="008B2299"/>
        </w:tc>
        <w:tc>
          <w:tcPr>
            <w:tcW w:w="3192" w:type="dxa"/>
          </w:tcPr>
          <w:p w14:paraId="314D9C1F" w14:textId="77777777" w:rsidR="00614B4F" w:rsidRDefault="00614B4F" w:rsidP="008B2299">
            <w:r>
              <w:rPr>
                <w:rFonts w:hint="eastAsia"/>
              </w:rPr>
              <w:t>当日</w:t>
            </w:r>
          </w:p>
        </w:tc>
      </w:tr>
      <w:tr w:rsidR="00614B4F" w14:paraId="29B4ECB4" w14:textId="77777777" w:rsidTr="008B2299">
        <w:tc>
          <w:tcPr>
            <w:tcW w:w="3192" w:type="dxa"/>
          </w:tcPr>
          <w:p w14:paraId="6F197959" w14:textId="77777777" w:rsidR="00614B4F" w:rsidRDefault="00614B4F" w:rsidP="008B2299">
            <w:r>
              <w:rPr>
                <w:rFonts w:hint="eastAsia"/>
              </w:rPr>
              <w:t>放款</w:t>
            </w:r>
            <w:r>
              <w:t>订单</w:t>
            </w:r>
            <w:r>
              <w:rPr>
                <w:rFonts w:hint="eastAsia"/>
              </w:rPr>
              <w:t>数</w:t>
            </w:r>
          </w:p>
        </w:tc>
        <w:tc>
          <w:tcPr>
            <w:tcW w:w="3192" w:type="dxa"/>
          </w:tcPr>
          <w:p w14:paraId="3F513F06" w14:textId="77777777" w:rsidR="00614B4F" w:rsidRDefault="00614B4F" w:rsidP="008B2299"/>
        </w:tc>
        <w:tc>
          <w:tcPr>
            <w:tcW w:w="3192" w:type="dxa"/>
          </w:tcPr>
          <w:p w14:paraId="2AEB8E0A" w14:textId="77777777" w:rsidR="00614B4F" w:rsidRDefault="00614B4F" w:rsidP="008B2299">
            <w:r>
              <w:rPr>
                <w:rFonts w:hint="eastAsia"/>
              </w:rPr>
              <w:t>当日</w:t>
            </w:r>
            <w:r w:rsidRPr="004E2DE0">
              <w:rPr>
                <w:rFonts w:hint="eastAsia"/>
              </w:rPr>
              <w:t>新申请、复借、展期</w:t>
            </w:r>
          </w:p>
        </w:tc>
      </w:tr>
      <w:tr w:rsidR="00614B4F" w14:paraId="07C65ED5" w14:textId="77777777" w:rsidTr="008B2299">
        <w:tc>
          <w:tcPr>
            <w:tcW w:w="3192" w:type="dxa"/>
          </w:tcPr>
          <w:p w14:paraId="1CE96B6B" w14:textId="77777777" w:rsidR="00614B4F" w:rsidRDefault="00614B4F" w:rsidP="008B2299">
            <w:r>
              <w:rPr>
                <w:rFonts w:hint="eastAsia"/>
              </w:rPr>
              <w:t>老客户</w:t>
            </w:r>
            <w:r>
              <w:t>放款订单数</w:t>
            </w:r>
          </w:p>
        </w:tc>
        <w:tc>
          <w:tcPr>
            <w:tcW w:w="3192" w:type="dxa"/>
          </w:tcPr>
          <w:p w14:paraId="41CA99EC" w14:textId="77777777" w:rsidR="00614B4F" w:rsidRDefault="00614B4F" w:rsidP="008B2299"/>
        </w:tc>
        <w:tc>
          <w:tcPr>
            <w:tcW w:w="3192" w:type="dxa"/>
          </w:tcPr>
          <w:p w14:paraId="147FD977" w14:textId="3E2AE4B4" w:rsidR="00614B4F" w:rsidRPr="004E2DE0" w:rsidRDefault="00614B4F" w:rsidP="008B2299">
            <w:r>
              <w:rPr>
                <w:rFonts w:hint="eastAsia"/>
              </w:rPr>
              <w:t>当日复借</w:t>
            </w:r>
          </w:p>
        </w:tc>
      </w:tr>
      <w:tr w:rsidR="0069236D" w14:paraId="47F9BDA1" w14:textId="77777777" w:rsidTr="008B2299">
        <w:trPr>
          <w:ins w:id="19" w:author="Administrator" w:date="2019-01-11T13:49:00Z"/>
        </w:trPr>
        <w:tc>
          <w:tcPr>
            <w:tcW w:w="3192" w:type="dxa"/>
          </w:tcPr>
          <w:p w14:paraId="35A87D32" w14:textId="5E0B7F1D" w:rsidR="0069236D" w:rsidRDefault="0069236D" w:rsidP="008B2299">
            <w:pPr>
              <w:rPr>
                <w:ins w:id="20" w:author="Administrator" w:date="2019-01-11T13:49:00Z"/>
              </w:rPr>
            </w:pPr>
            <w:ins w:id="21" w:author="Administrator" w:date="2019-01-11T13:49:00Z">
              <w:r>
                <w:rPr>
                  <w:rFonts w:hint="eastAsia"/>
                </w:rPr>
                <w:t>展期</w:t>
              </w:r>
              <w:r>
                <w:t>订单数</w:t>
              </w:r>
            </w:ins>
          </w:p>
        </w:tc>
        <w:tc>
          <w:tcPr>
            <w:tcW w:w="3192" w:type="dxa"/>
          </w:tcPr>
          <w:p w14:paraId="1BD7A85B" w14:textId="77777777" w:rsidR="0069236D" w:rsidRDefault="0069236D" w:rsidP="008B2299">
            <w:pPr>
              <w:rPr>
                <w:ins w:id="22" w:author="Administrator" w:date="2019-01-11T13:49:00Z"/>
              </w:rPr>
            </w:pPr>
          </w:p>
        </w:tc>
        <w:tc>
          <w:tcPr>
            <w:tcW w:w="3192" w:type="dxa"/>
          </w:tcPr>
          <w:p w14:paraId="3B625F95" w14:textId="77777777" w:rsidR="0069236D" w:rsidRDefault="0069236D" w:rsidP="008B2299">
            <w:pPr>
              <w:rPr>
                <w:ins w:id="23" w:author="Administrator" w:date="2019-01-11T13:49:00Z"/>
              </w:rPr>
            </w:pPr>
          </w:p>
        </w:tc>
      </w:tr>
      <w:tr w:rsidR="00614B4F" w14:paraId="35874101" w14:textId="77777777" w:rsidTr="008B2299">
        <w:tc>
          <w:tcPr>
            <w:tcW w:w="3192" w:type="dxa"/>
          </w:tcPr>
          <w:p w14:paraId="6030D87C" w14:textId="77777777" w:rsidR="00614B4F" w:rsidRDefault="00614B4F" w:rsidP="008B2299">
            <w:r>
              <w:rPr>
                <w:rFonts w:hint="eastAsia"/>
              </w:rPr>
              <w:t>复借</w:t>
            </w:r>
            <w:r>
              <w:t>订单比例</w:t>
            </w:r>
          </w:p>
        </w:tc>
        <w:tc>
          <w:tcPr>
            <w:tcW w:w="3192" w:type="dxa"/>
          </w:tcPr>
          <w:p w14:paraId="4CEDF559" w14:textId="77777777" w:rsidR="00614B4F" w:rsidRDefault="00614B4F" w:rsidP="008B2299">
            <w:r>
              <w:rPr>
                <w:rFonts w:hint="eastAsia"/>
              </w:rPr>
              <w:t>老客</w:t>
            </w:r>
            <w:r>
              <w:t>放款订单数</w:t>
            </w:r>
            <w:r>
              <w:rPr>
                <w:rFonts w:hint="eastAsia"/>
              </w:rPr>
              <w:t>/</w:t>
            </w:r>
            <w:r>
              <w:rPr>
                <w:rFonts w:hint="eastAsia"/>
              </w:rPr>
              <w:t>放款</w:t>
            </w:r>
            <w:r>
              <w:t>订单数</w:t>
            </w:r>
          </w:p>
        </w:tc>
        <w:tc>
          <w:tcPr>
            <w:tcW w:w="3192" w:type="dxa"/>
          </w:tcPr>
          <w:p w14:paraId="5FEA2B2D" w14:textId="77777777" w:rsidR="00614B4F" w:rsidRDefault="00614B4F" w:rsidP="008B2299"/>
        </w:tc>
      </w:tr>
      <w:tr w:rsidR="00614B4F" w14:paraId="1D3AE23A" w14:textId="77777777" w:rsidTr="008B2299">
        <w:tc>
          <w:tcPr>
            <w:tcW w:w="3192" w:type="dxa"/>
          </w:tcPr>
          <w:p w14:paraId="20D58D2B" w14:textId="77777777" w:rsidR="00614B4F" w:rsidRDefault="00614B4F" w:rsidP="008B2299">
            <w:r>
              <w:rPr>
                <w:rFonts w:hint="eastAsia"/>
              </w:rPr>
              <w:t>待还笔数</w:t>
            </w:r>
          </w:p>
        </w:tc>
        <w:tc>
          <w:tcPr>
            <w:tcW w:w="3192" w:type="dxa"/>
          </w:tcPr>
          <w:p w14:paraId="3B95813D" w14:textId="77777777" w:rsidR="00614B4F" w:rsidRDefault="00614B4F" w:rsidP="008B2299">
            <w:r w:rsidRPr="008D6208">
              <w:rPr>
                <w:rFonts w:hint="eastAsia"/>
              </w:rPr>
              <w:t>还款日为当前统计日期</w:t>
            </w:r>
            <w:r>
              <w:rPr>
                <w:rFonts w:hint="eastAsia"/>
              </w:rPr>
              <w:t>的订单</w:t>
            </w:r>
          </w:p>
        </w:tc>
        <w:tc>
          <w:tcPr>
            <w:tcW w:w="3192" w:type="dxa"/>
          </w:tcPr>
          <w:p w14:paraId="718BDA19" w14:textId="6489AA91" w:rsidR="00614B4F" w:rsidRDefault="0069236D" w:rsidP="008B2299">
            <w:ins w:id="24" w:author="Administrator" w:date="2019-01-11T13:50:00Z">
              <w:r>
                <w:rPr>
                  <w:rFonts w:hint="eastAsia"/>
                </w:rPr>
                <w:t>不包含</w:t>
              </w:r>
              <w:r>
                <w:t>已结清的订单</w:t>
              </w:r>
            </w:ins>
          </w:p>
        </w:tc>
      </w:tr>
      <w:tr w:rsidR="00614B4F" w14:paraId="2C7CF147" w14:textId="77777777" w:rsidTr="008B2299">
        <w:tc>
          <w:tcPr>
            <w:tcW w:w="3192" w:type="dxa"/>
          </w:tcPr>
          <w:p w14:paraId="77058955" w14:textId="77777777" w:rsidR="00614B4F" w:rsidRDefault="00614B4F" w:rsidP="008B2299">
            <w:r>
              <w:t>待还金额</w:t>
            </w:r>
          </w:p>
        </w:tc>
        <w:tc>
          <w:tcPr>
            <w:tcW w:w="3192" w:type="dxa"/>
          </w:tcPr>
          <w:p w14:paraId="2A727FE9" w14:textId="77777777" w:rsidR="00614B4F" w:rsidRDefault="00614B4F" w:rsidP="008B2299"/>
        </w:tc>
        <w:tc>
          <w:tcPr>
            <w:tcW w:w="3192" w:type="dxa"/>
          </w:tcPr>
          <w:p w14:paraId="05A1D534" w14:textId="77777777" w:rsidR="00614B4F" w:rsidRDefault="00614B4F" w:rsidP="008B2299"/>
        </w:tc>
      </w:tr>
    </w:tbl>
    <w:p w14:paraId="62A42750" w14:textId="77777777" w:rsidR="00614B4F" w:rsidRPr="00614B4F" w:rsidRDefault="00614B4F" w:rsidP="00614B4F"/>
    <w:p w14:paraId="15B3DC76" w14:textId="247E69D7" w:rsidR="00614B4F" w:rsidRDefault="00E254BC" w:rsidP="00614B4F">
      <w:pPr>
        <w:pStyle w:val="3"/>
        <w:keepNext w:val="0"/>
        <w:keepLines w:val="0"/>
        <w:numPr>
          <w:ilvl w:val="2"/>
          <w:numId w:val="3"/>
        </w:numPr>
        <w:spacing w:before="0" w:line="276" w:lineRule="auto"/>
      </w:pPr>
      <w:bookmarkStart w:id="25" w:name="_Toc534136850"/>
      <w:r>
        <w:rPr>
          <w:rFonts w:hint="eastAsia"/>
        </w:rPr>
        <w:lastRenderedPageBreak/>
        <w:t>风控</w:t>
      </w:r>
      <w:r w:rsidR="00614B4F">
        <w:t>报表</w:t>
      </w:r>
      <w:bookmarkEnd w:id="25"/>
    </w:p>
    <w:p w14:paraId="378A88CC" w14:textId="77777777" w:rsidR="00EF6398" w:rsidRDefault="00EF6398" w:rsidP="00EF6398">
      <w:pPr>
        <w:pStyle w:val="4"/>
        <w:keepNext w:val="0"/>
        <w:keepLines w:val="0"/>
        <w:numPr>
          <w:ilvl w:val="3"/>
          <w:numId w:val="3"/>
        </w:numPr>
        <w:spacing w:before="0" w:line="276" w:lineRule="auto"/>
      </w:pPr>
      <w:r>
        <w:rPr>
          <w:rFonts w:hint="eastAsia"/>
        </w:rPr>
        <w:t>订单逾期率</w:t>
      </w:r>
      <w:r>
        <w:t>日报</w:t>
      </w:r>
    </w:p>
    <w:p w14:paraId="58AED692" w14:textId="77777777" w:rsidR="00EF6398" w:rsidRDefault="00EF6398" w:rsidP="00EF6398">
      <w:pPr>
        <w:spacing w:line="240" w:lineRule="auto"/>
      </w:pPr>
      <w:r>
        <w:rPr>
          <w:rFonts w:hint="eastAsia"/>
        </w:rPr>
        <w:t>报表说明</w:t>
      </w:r>
      <w:r>
        <w:t>：</w:t>
      </w:r>
    </w:p>
    <w:p w14:paraId="466A7E6C" w14:textId="77777777" w:rsidR="00EF6398" w:rsidRDefault="00EF6398" w:rsidP="00EF6398">
      <w:pPr>
        <w:pStyle w:val="aff3"/>
        <w:numPr>
          <w:ilvl w:val="0"/>
          <w:numId w:val="8"/>
        </w:numPr>
        <w:spacing w:line="240" w:lineRule="auto"/>
        <w:ind w:firstLineChars="0"/>
      </w:pPr>
      <w:r>
        <w:rPr>
          <w:rFonts w:hint="eastAsia"/>
        </w:rPr>
        <w:t>一日统计</w:t>
      </w:r>
      <w:r>
        <w:t>一次</w:t>
      </w:r>
      <w:r>
        <w:rPr>
          <w:rFonts w:hint="eastAsia"/>
        </w:rPr>
        <w:t>，</w:t>
      </w:r>
      <w:r>
        <w:t>每日一条记录，可导出</w:t>
      </w:r>
      <w:r>
        <w:t>Excel</w:t>
      </w:r>
      <w:r>
        <w:rPr>
          <w:rFonts w:hint="eastAsia"/>
        </w:rPr>
        <w:t>表</w:t>
      </w:r>
    </w:p>
    <w:p w14:paraId="7E80D7D6" w14:textId="77777777" w:rsidR="00EF6398" w:rsidRDefault="00EF6398" w:rsidP="00EF6398">
      <w:pPr>
        <w:pStyle w:val="aff3"/>
        <w:numPr>
          <w:ilvl w:val="0"/>
          <w:numId w:val="8"/>
        </w:numPr>
        <w:spacing w:line="240" w:lineRule="auto"/>
        <w:ind w:firstLineChars="0"/>
      </w:pPr>
      <w:r>
        <w:rPr>
          <w:rFonts w:hint="eastAsia"/>
        </w:rPr>
        <w:t>查询条件</w:t>
      </w:r>
      <w:r>
        <w:t>：【</w:t>
      </w:r>
      <w:r>
        <w:rPr>
          <w:rFonts w:hint="eastAsia"/>
        </w:rPr>
        <w:t>放款日期</w:t>
      </w:r>
      <w:r>
        <w:t>】区间；</w:t>
      </w:r>
    </w:p>
    <w:p w14:paraId="2FE52E72" w14:textId="77777777" w:rsidR="00EF6398" w:rsidRDefault="00EF6398" w:rsidP="00EF6398">
      <w:pPr>
        <w:pStyle w:val="aff3"/>
        <w:numPr>
          <w:ilvl w:val="0"/>
          <w:numId w:val="8"/>
        </w:numPr>
        <w:spacing w:line="240" w:lineRule="auto"/>
        <w:ind w:firstLineChars="0"/>
      </w:pPr>
      <w:r>
        <w:rPr>
          <w:rFonts w:hint="eastAsia"/>
        </w:rPr>
        <w:t>默认</w:t>
      </w:r>
      <w:r>
        <w:t>显示近</w:t>
      </w:r>
      <w:r>
        <w:rPr>
          <w:rFonts w:hint="eastAsia"/>
        </w:rPr>
        <w:t>30</w:t>
      </w:r>
      <w:r>
        <w:rPr>
          <w:rFonts w:hint="eastAsia"/>
        </w:rPr>
        <w:t>天</w:t>
      </w:r>
      <w:r>
        <w:t>数据；</w:t>
      </w:r>
    </w:p>
    <w:p w14:paraId="06338F14" w14:textId="77777777" w:rsidR="00EF6398" w:rsidRDefault="00EF6398" w:rsidP="00EF6398">
      <w:pPr>
        <w:pStyle w:val="aff3"/>
        <w:numPr>
          <w:ilvl w:val="0"/>
          <w:numId w:val="8"/>
        </w:numPr>
        <w:spacing w:line="240" w:lineRule="auto"/>
        <w:ind w:firstLineChars="0"/>
      </w:pPr>
      <w:r>
        <w:rPr>
          <w:rFonts w:hint="eastAsia"/>
        </w:rPr>
        <w:t>按日期</w:t>
      </w:r>
      <w:r>
        <w:t>倒序排序</w:t>
      </w:r>
      <w:r>
        <w:t xml:space="preserve"> </w:t>
      </w:r>
      <w:r>
        <w:rPr>
          <w:rFonts w:hint="eastAsia"/>
        </w:rPr>
        <w:t>；</w:t>
      </w:r>
    </w:p>
    <w:p w14:paraId="0304A692" w14:textId="77777777" w:rsidR="00EF6398" w:rsidRDefault="00EF6398" w:rsidP="00EF6398">
      <w:pPr>
        <w:pStyle w:val="aff3"/>
        <w:numPr>
          <w:ilvl w:val="0"/>
          <w:numId w:val="8"/>
        </w:numPr>
        <w:spacing w:line="240" w:lineRule="auto"/>
        <w:ind w:firstLineChars="0"/>
      </w:pPr>
      <w:r>
        <w:rPr>
          <w:rFonts w:hint="eastAsia"/>
        </w:rPr>
        <w:t>正常展期包含在</w:t>
      </w:r>
      <w:r>
        <w:t>正常还款中，逾期展期包含在逾期结清中；</w:t>
      </w:r>
    </w:p>
    <w:p w14:paraId="6476DA45" w14:textId="77777777" w:rsidR="00EF6398" w:rsidRPr="00C85E04" w:rsidRDefault="00EF6398" w:rsidP="00EF6398">
      <w:pPr>
        <w:pStyle w:val="aff3"/>
        <w:numPr>
          <w:ilvl w:val="0"/>
          <w:numId w:val="8"/>
        </w:numPr>
        <w:spacing w:line="240" w:lineRule="auto"/>
        <w:ind w:firstLineChars="0"/>
      </w:pPr>
      <w:r>
        <w:rPr>
          <w:rFonts w:hint="eastAsia"/>
        </w:rPr>
        <w:t>区分首借与</w:t>
      </w:r>
      <w:r>
        <w:t>复借，做成</w:t>
      </w:r>
      <w:r>
        <w:rPr>
          <w:rFonts w:hint="eastAsia"/>
        </w:rPr>
        <w:t>3</w:t>
      </w:r>
      <w:r>
        <w:rPr>
          <w:rFonts w:hint="eastAsia"/>
        </w:rPr>
        <w:t>张表</w:t>
      </w:r>
      <w:r>
        <w:t>，分别是《</w:t>
      </w:r>
      <w:r>
        <w:rPr>
          <w:rFonts w:hint="eastAsia"/>
        </w:rPr>
        <w:t>首借订单</w:t>
      </w:r>
      <w:r>
        <w:t>逾期率日报》</w:t>
      </w:r>
      <w:r>
        <w:rPr>
          <w:rFonts w:hint="eastAsia"/>
        </w:rPr>
        <w:t>，</w:t>
      </w:r>
      <w:r>
        <w:t>《</w:t>
      </w:r>
      <w:r>
        <w:rPr>
          <w:rFonts w:hint="eastAsia"/>
        </w:rPr>
        <w:t>复借</w:t>
      </w:r>
      <w:r>
        <w:t>逾期率日报》</w:t>
      </w:r>
      <w:r>
        <w:rPr>
          <w:rFonts w:hint="eastAsia"/>
        </w:rPr>
        <w:t>，</w:t>
      </w:r>
      <w:r>
        <w:t>《</w:t>
      </w:r>
      <w:r>
        <w:rPr>
          <w:rFonts w:hint="eastAsia"/>
        </w:rPr>
        <w:t>订单</w:t>
      </w:r>
      <w:r>
        <w:t>逾期率日报》</w:t>
      </w:r>
      <w:r>
        <w:rPr>
          <w:rFonts w:hint="eastAsia"/>
        </w:rPr>
        <w:t>（总表）。</w:t>
      </w:r>
    </w:p>
    <w:tbl>
      <w:tblPr>
        <w:tblStyle w:val="aff9"/>
        <w:tblW w:w="0" w:type="auto"/>
        <w:tblLook w:val="04A0" w:firstRow="1" w:lastRow="0" w:firstColumn="1" w:lastColumn="0" w:noHBand="0" w:noVBand="1"/>
        <w:tblPrChange w:id="26" w:author="Administrator" w:date="2019-01-11T13:51:00Z">
          <w:tblPr>
            <w:tblStyle w:val="aff9"/>
            <w:tblW w:w="0" w:type="auto"/>
            <w:tblLook w:val="04A0" w:firstRow="1" w:lastRow="0" w:firstColumn="1" w:lastColumn="0" w:noHBand="0" w:noVBand="1"/>
          </w:tblPr>
        </w:tblPrChange>
      </w:tblPr>
      <w:tblGrid>
        <w:gridCol w:w="2660"/>
        <w:gridCol w:w="3402"/>
        <w:gridCol w:w="3514"/>
        <w:tblGridChange w:id="27">
          <w:tblGrid>
            <w:gridCol w:w="2093"/>
            <w:gridCol w:w="567"/>
            <w:gridCol w:w="2835"/>
            <w:gridCol w:w="567"/>
            <w:gridCol w:w="3514"/>
          </w:tblGrid>
        </w:tblGridChange>
      </w:tblGrid>
      <w:tr w:rsidR="00EF6398" w14:paraId="525ACA4F" w14:textId="77777777" w:rsidTr="0069236D">
        <w:tc>
          <w:tcPr>
            <w:tcW w:w="2660" w:type="dxa"/>
            <w:tcPrChange w:id="28" w:author="Administrator" w:date="2019-01-11T13:51:00Z">
              <w:tcPr>
                <w:tcW w:w="2093" w:type="dxa"/>
              </w:tcPr>
            </w:tcPrChange>
          </w:tcPr>
          <w:p w14:paraId="3EA081DB" w14:textId="77777777" w:rsidR="00EF6398" w:rsidRDefault="00EF6398" w:rsidP="008B2299">
            <w:pPr>
              <w:jc w:val="center"/>
            </w:pPr>
            <w:r>
              <w:rPr>
                <w:rFonts w:hint="eastAsia"/>
              </w:rPr>
              <w:t>字段名称</w:t>
            </w:r>
          </w:p>
        </w:tc>
        <w:tc>
          <w:tcPr>
            <w:tcW w:w="3402" w:type="dxa"/>
            <w:tcPrChange w:id="29" w:author="Administrator" w:date="2019-01-11T13:51:00Z">
              <w:tcPr>
                <w:tcW w:w="3402" w:type="dxa"/>
                <w:gridSpan w:val="2"/>
              </w:tcPr>
            </w:tcPrChange>
          </w:tcPr>
          <w:p w14:paraId="2EA2718C" w14:textId="77777777" w:rsidR="00EF6398" w:rsidRDefault="00EF6398" w:rsidP="008B2299">
            <w:pPr>
              <w:jc w:val="center"/>
            </w:pPr>
            <w:r>
              <w:rPr>
                <w:rFonts w:hint="eastAsia"/>
              </w:rPr>
              <w:t>计算</w:t>
            </w:r>
          </w:p>
        </w:tc>
        <w:tc>
          <w:tcPr>
            <w:tcW w:w="3514" w:type="dxa"/>
            <w:tcPrChange w:id="30" w:author="Administrator" w:date="2019-01-11T13:51:00Z">
              <w:tcPr>
                <w:tcW w:w="4081" w:type="dxa"/>
                <w:gridSpan w:val="2"/>
              </w:tcPr>
            </w:tcPrChange>
          </w:tcPr>
          <w:p w14:paraId="28EACA2C" w14:textId="77777777" w:rsidR="00EF6398" w:rsidRDefault="00EF6398" w:rsidP="008B2299">
            <w:pPr>
              <w:jc w:val="center"/>
            </w:pPr>
            <w:r>
              <w:rPr>
                <w:rFonts w:hint="eastAsia"/>
              </w:rPr>
              <w:t>备注</w:t>
            </w:r>
          </w:p>
        </w:tc>
      </w:tr>
      <w:tr w:rsidR="00EF6398" w14:paraId="49CA58C1" w14:textId="77777777" w:rsidTr="0069236D">
        <w:tc>
          <w:tcPr>
            <w:tcW w:w="2660" w:type="dxa"/>
            <w:tcPrChange w:id="31" w:author="Administrator" w:date="2019-01-11T13:51:00Z">
              <w:tcPr>
                <w:tcW w:w="2093" w:type="dxa"/>
              </w:tcPr>
            </w:tcPrChange>
          </w:tcPr>
          <w:p w14:paraId="001007C1" w14:textId="77777777" w:rsidR="00EF6398" w:rsidRPr="004D5B40" w:rsidRDefault="00EF6398" w:rsidP="008B2299">
            <w:pPr>
              <w:rPr>
                <w:highlight w:val="green"/>
              </w:rPr>
            </w:pPr>
            <w:r w:rsidRPr="004D5B40">
              <w:rPr>
                <w:rFonts w:hint="eastAsia"/>
              </w:rPr>
              <w:t>应还</w:t>
            </w:r>
            <w:r w:rsidRPr="004D5B40">
              <w:t>日期</w:t>
            </w:r>
          </w:p>
        </w:tc>
        <w:tc>
          <w:tcPr>
            <w:tcW w:w="3402" w:type="dxa"/>
            <w:tcPrChange w:id="32" w:author="Administrator" w:date="2019-01-11T13:51:00Z">
              <w:tcPr>
                <w:tcW w:w="3402" w:type="dxa"/>
                <w:gridSpan w:val="2"/>
              </w:tcPr>
            </w:tcPrChange>
          </w:tcPr>
          <w:p w14:paraId="02061C6F" w14:textId="77777777" w:rsidR="00EF6398" w:rsidRDefault="00EF6398" w:rsidP="008B2299"/>
        </w:tc>
        <w:tc>
          <w:tcPr>
            <w:tcW w:w="3514" w:type="dxa"/>
            <w:tcPrChange w:id="33" w:author="Administrator" w:date="2019-01-11T13:51:00Z">
              <w:tcPr>
                <w:tcW w:w="4081" w:type="dxa"/>
                <w:gridSpan w:val="2"/>
              </w:tcPr>
            </w:tcPrChange>
          </w:tcPr>
          <w:p w14:paraId="3F7D6CF9" w14:textId="77777777" w:rsidR="00EF6398" w:rsidRDefault="00EF6398" w:rsidP="008B2299">
            <w:r>
              <w:rPr>
                <w:rFonts w:hint="eastAsia"/>
              </w:rPr>
              <w:t>报表</w:t>
            </w:r>
            <w:r>
              <w:t>日期</w:t>
            </w:r>
          </w:p>
        </w:tc>
      </w:tr>
      <w:tr w:rsidR="00EF6398" w14:paraId="4E5A229E" w14:textId="77777777" w:rsidTr="0069236D">
        <w:tc>
          <w:tcPr>
            <w:tcW w:w="2660" w:type="dxa"/>
            <w:tcPrChange w:id="34" w:author="Administrator" w:date="2019-01-11T13:51:00Z">
              <w:tcPr>
                <w:tcW w:w="2093" w:type="dxa"/>
              </w:tcPr>
            </w:tcPrChange>
          </w:tcPr>
          <w:p w14:paraId="72BBB2A3" w14:textId="77777777" w:rsidR="00EF6398" w:rsidRDefault="00EF6398" w:rsidP="008B2299">
            <w:r w:rsidRPr="00D72FE2">
              <w:rPr>
                <w:rFonts w:hint="eastAsia"/>
              </w:rPr>
              <w:t>应还</w:t>
            </w:r>
            <w:r w:rsidRPr="00D72FE2">
              <w:t>单数</w:t>
            </w:r>
          </w:p>
        </w:tc>
        <w:tc>
          <w:tcPr>
            <w:tcW w:w="3402" w:type="dxa"/>
            <w:tcPrChange w:id="35" w:author="Administrator" w:date="2019-01-11T13:51:00Z">
              <w:tcPr>
                <w:tcW w:w="3402" w:type="dxa"/>
                <w:gridSpan w:val="2"/>
              </w:tcPr>
            </w:tcPrChange>
          </w:tcPr>
          <w:p w14:paraId="25C0FED8" w14:textId="77777777" w:rsidR="00EF6398" w:rsidRDefault="00EF6398" w:rsidP="008B2299">
            <w:r>
              <w:rPr>
                <w:rFonts w:hint="eastAsia"/>
              </w:rPr>
              <w:t>还款日</w:t>
            </w:r>
            <w:r>
              <w:t>为当日的订单数</w:t>
            </w:r>
          </w:p>
        </w:tc>
        <w:tc>
          <w:tcPr>
            <w:tcW w:w="3514" w:type="dxa"/>
            <w:tcPrChange w:id="36" w:author="Administrator" w:date="2019-01-11T13:51:00Z">
              <w:tcPr>
                <w:tcW w:w="4081" w:type="dxa"/>
                <w:gridSpan w:val="2"/>
              </w:tcPr>
            </w:tcPrChange>
          </w:tcPr>
          <w:p w14:paraId="77FD6009" w14:textId="77777777" w:rsidR="00EF6398" w:rsidRDefault="00EF6398" w:rsidP="008B2299">
            <w:r>
              <w:rPr>
                <w:rFonts w:hint="eastAsia"/>
              </w:rPr>
              <w:t>T</w:t>
            </w:r>
            <w:r>
              <w:rPr>
                <w:rFonts w:hint="eastAsia"/>
              </w:rPr>
              <w:t>日</w:t>
            </w:r>
            <w:r>
              <w:t>当天情况，后续不变</w:t>
            </w:r>
          </w:p>
        </w:tc>
      </w:tr>
      <w:tr w:rsidR="00EF6398" w14:paraId="49BAB216" w14:textId="77777777" w:rsidTr="0069236D">
        <w:tc>
          <w:tcPr>
            <w:tcW w:w="2660" w:type="dxa"/>
            <w:tcPrChange w:id="37" w:author="Administrator" w:date="2019-01-11T13:51:00Z">
              <w:tcPr>
                <w:tcW w:w="2093" w:type="dxa"/>
              </w:tcPr>
            </w:tcPrChange>
          </w:tcPr>
          <w:p w14:paraId="72EEF038" w14:textId="77777777" w:rsidR="00EF6398" w:rsidRPr="00D72FE2" w:rsidRDefault="00EF6398" w:rsidP="008B2299">
            <w:r>
              <w:rPr>
                <w:rFonts w:hint="eastAsia"/>
              </w:rPr>
              <w:t>应还</w:t>
            </w:r>
            <w:r>
              <w:t>金额</w:t>
            </w:r>
          </w:p>
        </w:tc>
        <w:tc>
          <w:tcPr>
            <w:tcW w:w="3402" w:type="dxa"/>
            <w:tcPrChange w:id="38" w:author="Administrator" w:date="2019-01-11T13:51:00Z">
              <w:tcPr>
                <w:tcW w:w="3402" w:type="dxa"/>
                <w:gridSpan w:val="2"/>
              </w:tcPr>
            </w:tcPrChange>
          </w:tcPr>
          <w:p w14:paraId="538298F7" w14:textId="77777777" w:rsidR="00EF6398" w:rsidRDefault="00EF6398" w:rsidP="008B2299">
            <w:r>
              <w:rPr>
                <w:rFonts w:hint="eastAsia"/>
              </w:rPr>
              <w:t>还款日为当日</w:t>
            </w:r>
            <w:r>
              <w:t>的订单金额总和</w:t>
            </w:r>
          </w:p>
        </w:tc>
        <w:tc>
          <w:tcPr>
            <w:tcW w:w="3514" w:type="dxa"/>
            <w:tcPrChange w:id="39" w:author="Administrator" w:date="2019-01-11T13:51:00Z">
              <w:tcPr>
                <w:tcW w:w="4081" w:type="dxa"/>
                <w:gridSpan w:val="2"/>
              </w:tcPr>
            </w:tcPrChange>
          </w:tcPr>
          <w:p w14:paraId="5433290D" w14:textId="77777777" w:rsidR="00EF6398" w:rsidRDefault="00EF6398" w:rsidP="008B2299">
            <w:r>
              <w:rPr>
                <w:rFonts w:hint="eastAsia"/>
              </w:rPr>
              <w:t>T</w:t>
            </w:r>
            <w:r>
              <w:rPr>
                <w:rFonts w:hint="eastAsia"/>
              </w:rPr>
              <w:t>日</w:t>
            </w:r>
            <w:r>
              <w:t>当天情况，后续不</w:t>
            </w:r>
            <w:r>
              <w:rPr>
                <w:rFonts w:hint="eastAsia"/>
              </w:rPr>
              <w:t>变</w:t>
            </w:r>
          </w:p>
        </w:tc>
      </w:tr>
      <w:tr w:rsidR="00EF6398" w14:paraId="179618D9" w14:textId="77777777" w:rsidTr="0069236D">
        <w:tc>
          <w:tcPr>
            <w:tcW w:w="2660" w:type="dxa"/>
            <w:tcPrChange w:id="40" w:author="Administrator" w:date="2019-01-11T13:51:00Z">
              <w:tcPr>
                <w:tcW w:w="2093" w:type="dxa"/>
              </w:tcPr>
            </w:tcPrChange>
          </w:tcPr>
          <w:p w14:paraId="1A4ED215" w14:textId="77777777" w:rsidR="00EF6398" w:rsidRDefault="00EF6398" w:rsidP="008B2299">
            <w:r>
              <w:rPr>
                <w:rFonts w:hint="eastAsia"/>
              </w:rPr>
              <w:t>实还</w:t>
            </w:r>
            <w:r>
              <w:t>金额</w:t>
            </w:r>
          </w:p>
        </w:tc>
        <w:tc>
          <w:tcPr>
            <w:tcW w:w="3402" w:type="dxa"/>
            <w:tcPrChange w:id="41" w:author="Administrator" w:date="2019-01-11T13:51:00Z">
              <w:tcPr>
                <w:tcW w:w="3402" w:type="dxa"/>
                <w:gridSpan w:val="2"/>
              </w:tcPr>
            </w:tcPrChange>
          </w:tcPr>
          <w:p w14:paraId="5CDE2C2B" w14:textId="77777777" w:rsidR="00EF6398" w:rsidRDefault="00EF6398" w:rsidP="008B2299"/>
        </w:tc>
        <w:tc>
          <w:tcPr>
            <w:tcW w:w="3514" w:type="dxa"/>
            <w:tcPrChange w:id="42" w:author="Administrator" w:date="2019-01-11T13:51:00Z">
              <w:tcPr>
                <w:tcW w:w="4081" w:type="dxa"/>
                <w:gridSpan w:val="2"/>
              </w:tcPr>
            </w:tcPrChange>
          </w:tcPr>
          <w:p w14:paraId="525164D5" w14:textId="77777777" w:rsidR="00EF6398" w:rsidRDefault="00EF6398" w:rsidP="008B2299">
            <w:r>
              <w:rPr>
                <w:rFonts w:hint="eastAsia"/>
              </w:rPr>
              <w:t>针对</w:t>
            </w:r>
            <w:r>
              <w:t>应还单数的</w:t>
            </w:r>
            <w:r>
              <w:rPr>
                <w:rFonts w:hint="eastAsia"/>
              </w:rPr>
              <w:t>实时统计</w:t>
            </w:r>
          </w:p>
        </w:tc>
      </w:tr>
      <w:tr w:rsidR="0069236D" w14:paraId="5ACD4ED0" w14:textId="77777777" w:rsidTr="0069236D">
        <w:trPr>
          <w:ins w:id="43" w:author="Administrator" w:date="2019-01-11T13:50:00Z"/>
        </w:trPr>
        <w:tc>
          <w:tcPr>
            <w:tcW w:w="2660" w:type="dxa"/>
            <w:tcPrChange w:id="44" w:author="Administrator" w:date="2019-01-11T13:51:00Z">
              <w:tcPr>
                <w:tcW w:w="2093" w:type="dxa"/>
              </w:tcPr>
            </w:tcPrChange>
          </w:tcPr>
          <w:p w14:paraId="212E0A99" w14:textId="4E89C96B" w:rsidR="0069236D" w:rsidRDefault="0069236D" w:rsidP="008B2299">
            <w:pPr>
              <w:rPr>
                <w:ins w:id="45" w:author="Administrator" w:date="2019-01-11T13:50:00Z"/>
              </w:rPr>
            </w:pPr>
            <w:ins w:id="46" w:author="Administrator" w:date="2019-01-11T13:50:00Z">
              <w:r>
                <w:rPr>
                  <w:rFonts w:hint="eastAsia"/>
                </w:rPr>
                <w:t>实还</w:t>
              </w:r>
              <w:r>
                <w:t>金额</w:t>
              </w:r>
              <w:r>
                <w:rPr>
                  <w:rFonts w:hint="eastAsia"/>
                </w:rPr>
                <w:t>(</w:t>
              </w:r>
              <w:r>
                <w:rPr>
                  <w:rFonts w:hint="eastAsia"/>
                </w:rPr>
                <w:t>含</w:t>
              </w:r>
              <w:r>
                <w:t>虚拟还款</w:t>
              </w:r>
              <w:r>
                <w:rPr>
                  <w:rFonts w:hint="eastAsia"/>
                </w:rPr>
                <w:t>)</w:t>
              </w:r>
            </w:ins>
          </w:p>
        </w:tc>
        <w:tc>
          <w:tcPr>
            <w:tcW w:w="3402" w:type="dxa"/>
            <w:tcPrChange w:id="47" w:author="Administrator" w:date="2019-01-11T13:51:00Z">
              <w:tcPr>
                <w:tcW w:w="3402" w:type="dxa"/>
                <w:gridSpan w:val="2"/>
              </w:tcPr>
            </w:tcPrChange>
          </w:tcPr>
          <w:p w14:paraId="7E5954D0" w14:textId="77777777" w:rsidR="0069236D" w:rsidRDefault="0069236D" w:rsidP="008B2299">
            <w:pPr>
              <w:rPr>
                <w:ins w:id="48" w:author="Administrator" w:date="2019-01-11T13:50:00Z"/>
              </w:rPr>
            </w:pPr>
          </w:p>
        </w:tc>
        <w:tc>
          <w:tcPr>
            <w:tcW w:w="3514" w:type="dxa"/>
            <w:tcPrChange w:id="49" w:author="Administrator" w:date="2019-01-11T13:51:00Z">
              <w:tcPr>
                <w:tcW w:w="4081" w:type="dxa"/>
                <w:gridSpan w:val="2"/>
              </w:tcPr>
            </w:tcPrChange>
          </w:tcPr>
          <w:p w14:paraId="4417A979" w14:textId="77777777" w:rsidR="0069236D" w:rsidRDefault="0069236D" w:rsidP="008B2299">
            <w:pPr>
              <w:rPr>
                <w:ins w:id="50" w:author="Administrator" w:date="2019-01-11T13:50:00Z"/>
              </w:rPr>
            </w:pPr>
          </w:p>
        </w:tc>
      </w:tr>
      <w:tr w:rsidR="00EF6398" w14:paraId="27E038A6" w14:textId="77777777" w:rsidTr="0069236D">
        <w:tc>
          <w:tcPr>
            <w:tcW w:w="2660" w:type="dxa"/>
            <w:tcPrChange w:id="51" w:author="Administrator" w:date="2019-01-11T13:51:00Z">
              <w:tcPr>
                <w:tcW w:w="2093" w:type="dxa"/>
              </w:tcPr>
            </w:tcPrChange>
          </w:tcPr>
          <w:p w14:paraId="7443EBA9" w14:textId="77777777" w:rsidR="00EF6398" w:rsidRPr="004A2817" w:rsidRDefault="00EF6398" w:rsidP="008B2299">
            <w:pPr>
              <w:rPr>
                <w:highlight w:val="yellow"/>
              </w:rPr>
            </w:pPr>
            <w:r w:rsidRPr="00D72FE2">
              <w:rPr>
                <w:rFonts w:hint="eastAsia"/>
              </w:rPr>
              <w:t>提前还款</w:t>
            </w:r>
            <w:r w:rsidRPr="00D72FE2">
              <w:t>单数</w:t>
            </w:r>
          </w:p>
        </w:tc>
        <w:tc>
          <w:tcPr>
            <w:tcW w:w="3402" w:type="dxa"/>
            <w:tcPrChange w:id="52" w:author="Administrator" w:date="2019-01-11T13:51:00Z">
              <w:tcPr>
                <w:tcW w:w="3402" w:type="dxa"/>
                <w:gridSpan w:val="2"/>
              </w:tcPr>
            </w:tcPrChange>
          </w:tcPr>
          <w:p w14:paraId="6CB4A063" w14:textId="77777777" w:rsidR="00EF6398" w:rsidRDefault="00EF6398" w:rsidP="008B2299">
            <w:r>
              <w:rPr>
                <w:rFonts w:hint="eastAsia"/>
              </w:rPr>
              <w:t>结清</w:t>
            </w:r>
            <w:r>
              <w:t>日期在应还日期</w:t>
            </w:r>
            <w:r>
              <w:rPr>
                <w:rFonts w:hint="eastAsia"/>
              </w:rPr>
              <w:t>之前</w:t>
            </w:r>
            <w:r>
              <w:t>的单数</w:t>
            </w:r>
          </w:p>
        </w:tc>
        <w:tc>
          <w:tcPr>
            <w:tcW w:w="3514" w:type="dxa"/>
            <w:tcPrChange w:id="53" w:author="Administrator" w:date="2019-01-11T13:51:00Z">
              <w:tcPr>
                <w:tcW w:w="4081" w:type="dxa"/>
                <w:gridSpan w:val="2"/>
              </w:tcPr>
            </w:tcPrChange>
          </w:tcPr>
          <w:p w14:paraId="6879E8AE" w14:textId="77777777" w:rsidR="00EF6398" w:rsidRPr="005A0854" w:rsidRDefault="00EF6398" w:rsidP="008B2299">
            <w:r>
              <w:rPr>
                <w:rFonts w:hint="eastAsia"/>
              </w:rPr>
              <w:t>应还</w:t>
            </w:r>
            <w:r>
              <w:t>日期当天情况</w:t>
            </w:r>
            <w:r>
              <w:rPr>
                <w:rFonts w:hint="eastAsia"/>
              </w:rPr>
              <w:t>，</w:t>
            </w:r>
            <w:r>
              <w:t>后续不变</w:t>
            </w:r>
          </w:p>
        </w:tc>
      </w:tr>
      <w:tr w:rsidR="00EF6398" w14:paraId="5DE5298C" w14:textId="77777777" w:rsidTr="0069236D">
        <w:tc>
          <w:tcPr>
            <w:tcW w:w="2660" w:type="dxa"/>
            <w:tcPrChange w:id="54" w:author="Administrator" w:date="2019-01-11T13:51:00Z">
              <w:tcPr>
                <w:tcW w:w="2093" w:type="dxa"/>
              </w:tcPr>
            </w:tcPrChange>
          </w:tcPr>
          <w:p w14:paraId="5FE9FF2F" w14:textId="77777777" w:rsidR="00EF6398" w:rsidRPr="00D72FE2" w:rsidRDefault="00EF6398" w:rsidP="008B2299">
            <w:r>
              <w:rPr>
                <w:rFonts w:hint="eastAsia"/>
              </w:rPr>
              <w:t>正常</w:t>
            </w:r>
            <w:r>
              <w:t>还款单数</w:t>
            </w:r>
          </w:p>
        </w:tc>
        <w:tc>
          <w:tcPr>
            <w:tcW w:w="3402" w:type="dxa"/>
            <w:tcPrChange w:id="55" w:author="Administrator" w:date="2019-01-11T13:51:00Z">
              <w:tcPr>
                <w:tcW w:w="3402" w:type="dxa"/>
                <w:gridSpan w:val="2"/>
              </w:tcPr>
            </w:tcPrChange>
          </w:tcPr>
          <w:p w14:paraId="2EEFA7D6" w14:textId="77777777" w:rsidR="00EF6398" w:rsidRDefault="00EF6398" w:rsidP="008B2299">
            <w:r>
              <w:rPr>
                <w:rFonts w:hint="eastAsia"/>
              </w:rPr>
              <w:t>还款</w:t>
            </w:r>
            <w:r>
              <w:t>日结清单数</w:t>
            </w:r>
          </w:p>
        </w:tc>
        <w:tc>
          <w:tcPr>
            <w:tcW w:w="3514" w:type="dxa"/>
            <w:tcPrChange w:id="56" w:author="Administrator" w:date="2019-01-11T13:51:00Z">
              <w:tcPr>
                <w:tcW w:w="4081" w:type="dxa"/>
                <w:gridSpan w:val="2"/>
              </w:tcPr>
            </w:tcPrChange>
          </w:tcPr>
          <w:p w14:paraId="3B067696" w14:textId="77777777" w:rsidR="00EF6398" w:rsidRDefault="00EF6398" w:rsidP="008B2299">
            <w:pPr>
              <w:pStyle w:val="aff3"/>
              <w:numPr>
                <w:ilvl w:val="0"/>
                <w:numId w:val="21"/>
              </w:numPr>
              <w:ind w:firstLineChars="0"/>
            </w:pPr>
            <w:r w:rsidRPr="006A4A05">
              <w:rPr>
                <w:rFonts w:hint="eastAsia"/>
              </w:rPr>
              <w:t>应还</w:t>
            </w:r>
            <w:r w:rsidRPr="006A4A05">
              <w:t>日期当天情况，后续不变</w:t>
            </w:r>
          </w:p>
          <w:p w14:paraId="02003B07" w14:textId="77777777" w:rsidR="00EF6398" w:rsidRPr="006A4A05" w:rsidRDefault="00EF6398" w:rsidP="008B2299">
            <w:pPr>
              <w:pStyle w:val="aff3"/>
              <w:numPr>
                <w:ilvl w:val="0"/>
                <w:numId w:val="21"/>
              </w:numPr>
              <w:ind w:firstLineChars="0"/>
            </w:pPr>
            <w:r>
              <w:rPr>
                <w:rFonts w:hint="eastAsia"/>
              </w:rPr>
              <w:t>正常</w:t>
            </w:r>
            <w:r>
              <w:t>展期计</w:t>
            </w:r>
            <w:r>
              <w:rPr>
                <w:rFonts w:hint="eastAsia"/>
              </w:rPr>
              <w:t>1</w:t>
            </w:r>
            <w:r>
              <w:rPr>
                <w:rFonts w:hint="eastAsia"/>
              </w:rPr>
              <w:t>笔</w:t>
            </w:r>
            <w:r>
              <w:t>正常还款</w:t>
            </w:r>
          </w:p>
        </w:tc>
      </w:tr>
      <w:tr w:rsidR="00EF6398" w14:paraId="340E476D" w14:textId="77777777" w:rsidTr="0069236D">
        <w:tc>
          <w:tcPr>
            <w:tcW w:w="2660" w:type="dxa"/>
            <w:tcPrChange w:id="57" w:author="Administrator" w:date="2019-01-11T13:51:00Z">
              <w:tcPr>
                <w:tcW w:w="2093" w:type="dxa"/>
              </w:tcPr>
            </w:tcPrChange>
          </w:tcPr>
          <w:p w14:paraId="3B77CDEF" w14:textId="77777777" w:rsidR="00EF6398" w:rsidRDefault="00EF6398" w:rsidP="008B2299">
            <w:r>
              <w:rPr>
                <w:rFonts w:hint="eastAsia"/>
              </w:rPr>
              <w:t>逾期</w:t>
            </w:r>
            <w:r>
              <w:t>还款单数</w:t>
            </w:r>
          </w:p>
        </w:tc>
        <w:tc>
          <w:tcPr>
            <w:tcW w:w="3402" w:type="dxa"/>
            <w:tcPrChange w:id="58" w:author="Administrator" w:date="2019-01-11T13:51:00Z">
              <w:tcPr>
                <w:tcW w:w="3402" w:type="dxa"/>
                <w:gridSpan w:val="2"/>
              </w:tcPr>
            </w:tcPrChange>
          </w:tcPr>
          <w:p w14:paraId="7E240DC8" w14:textId="77777777" w:rsidR="00EF6398" w:rsidRDefault="00EF6398" w:rsidP="008B2299"/>
        </w:tc>
        <w:tc>
          <w:tcPr>
            <w:tcW w:w="3514" w:type="dxa"/>
            <w:tcPrChange w:id="59" w:author="Administrator" w:date="2019-01-11T13:51:00Z">
              <w:tcPr>
                <w:tcW w:w="4081" w:type="dxa"/>
                <w:gridSpan w:val="2"/>
              </w:tcPr>
            </w:tcPrChange>
          </w:tcPr>
          <w:p w14:paraId="4831A831" w14:textId="77777777" w:rsidR="00EF6398" w:rsidRDefault="00EF6398" w:rsidP="008B2299">
            <w:r>
              <w:rPr>
                <w:rFonts w:hint="eastAsia"/>
              </w:rPr>
              <w:t>针对</w:t>
            </w:r>
            <w:r>
              <w:t>应还单数的实时</w:t>
            </w:r>
            <w:r>
              <w:rPr>
                <w:rFonts w:hint="eastAsia"/>
              </w:rPr>
              <w:t>统计</w:t>
            </w:r>
          </w:p>
        </w:tc>
      </w:tr>
      <w:tr w:rsidR="00EF6398" w14:paraId="033D257D" w14:textId="77777777" w:rsidTr="0069236D">
        <w:tc>
          <w:tcPr>
            <w:tcW w:w="2660" w:type="dxa"/>
            <w:tcPrChange w:id="60" w:author="Administrator" w:date="2019-01-11T13:51:00Z">
              <w:tcPr>
                <w:tcW w:w="2093" w:type="dxa"/>
              </w:tcPr>
            </w:tcPrChange>
          </w:tcPr>
          <w:p w14:paraId="22D70275" w14:textId="77777777" w:rsidR="00EF6398" w:rsidRDefault="00EF6398" w:rsidP="008B2299">
            <w:r>
              <w:rPr>
                <w:rFonts w:hint="eastAsia"/>
              </w:rPr>
              <w:t>逾期</w:t>
            </w:r>
            <w:r>
              <w:t>还款金额</w:t>
            </w:r>
          </w:p>
        </w:tc>
        <w:tc>
          <w:tcPr>
            <w:tcW w:w="3402" w:type="dxa"/>
            <w:tcPrChange w:id="61" w:author="Administrator" w:date="2019-01-11T13:51:00Z">
              <w:tcPr>
                <w:tcW w:w="3402" w:type="dxa"/>
                <w:gridSpan w:val="2"/>
              </w:tcPr>
            </w:tcPrChange>
          </w:tcPr>
          <w:p w14:paraId="2D85FE86" w14:textId="77777777" w:rsidR="00EF6398" w:rsidRDefault="00EF6398" w:rsidP="008B2299"/>
        </w:tc>
        <w:tc>
          <w:tcPr>
            <w:tcW w:w="3514" w:type="dxa"/>
            <w:tcPrChange w:id="62" w:author="Administrator" w:date="2019-01-11T13:51:00Z">
              <w:tcPr>
                <w:tcW w:w="4081" w:type="dxa"/>
                <w:gridSpan w:val="2"/>
              </w:tcPr>
            </w:tcPrChange>
          </w:tcPr>
          <w:p w14:paraId="0882211E" w14:textId="77777777" w:rsidR="00EF6398" w:rsidRDefault="00EF6398" w:rsidP="008B2299">
            <w:r>
              <w:rPr>
                <w:rFonts w:hint="eastAsia"/>
              </w:rPr>
              <w:t>针对</w:t>
            </w:r>
            <w:r>
              <w:t>应还单数的实时</w:t>
            </w:r>
            <w:r>
              <w:rPr>
                <w:rFonts w:hint="eastAsia"/>
              </w:rPr>
              <w:t>统计</w:t>
            </w:r>
          </w:p>
        </w:tc>
      </w:tr>
      <w:tr w:rsidR="009105A6" w14:paraId="10F9F8BD" w14:textId="77777777" w:rsidTr="0069236D">
        <w:trPr>
          <w:ins w:id="63" w:author="Administrator" w:date="2019-01-11T13:51:00Z"/>
        </w:trPr>
        <w:tc>
          <w:tcPr>
            <w:tcW w:w="2660" w:type="dxa"/>
          </w:tcPr>
          <w:p w14:paraId="4CB3B59F" w14:textId="78F44862" w:rsidR="009105A6" w:rsidRDefault="009105A6" w:rsidP="008B2299">
            <w:pPr>
              <w:rPr>
                <w:ins w:id="64" w:author="Administrator" w:date="2019-01-11T13:51:00Z"/>
              </w:rPr>
            </w:pPr>
            <w:ins w:id="65" w:author="Administrator" w:date="2019-01-11T13:51:00Z">
              <w:r>
                <w:rPr>
                  <w:rFonts w:hint="eastAsia"/>
                </w:rPr>
                <w:t>逾期</w:t>
              </w:r>
              <w:r>
                <w:t>还款金额</w:t>
              </w:r>
              <w:r>
                <w:rPr>
                  <w:rFonts w:hint="eastAsia"/>
                </w:rPr>
                <w:t>(</w:t>
              </w:r>
              <w:r>
                <w:rPr>
                  <w:rFonts w:hint="eastAsia"/>
                </w:rPr>
                <w:t>含</w:t>
              </w:r>
              <w:r>
                <w:t>虚拟还款</w:t>
              </w:r>
              <w:r>
                <w:rPr>
                  <w:rFonts w:hint="eastAsia"/>
                </w:rPr>
                <w:t>)</w:t>
              </w:r>
            </w:ins>
          </w:p>
        </w:tc>
        <w:tc>
          <w:tcPr>
            <w:tcW w:w="3402" w:type="dxa"/>
          </w:tcPr>
          <w:p w14:paraId="254B62FD" w14:textId="77777777" w:rsidR="009105A6" w:rsidRDefault="009105A6" w:rsidP="008B2299">
            <w:pPr>
              <w:rPr>
                <w:ins w:id="66" w:author="Administrator" w:date="2019-01-11T13:51:00Z"/>
              </w:rPr>
            </w:pPr>
          </w:p>
        </w:tc>
        <w:tc>
          <w:tcPr>
            <w:tcW w:w="3514" w:type="dxa"/>
          </w:tcPr>
          <w:p w14:paraId="58214FA9" w14:textId="77777777" w:rsidR="009105A6" w:rsidRDefault="009105A6" w:rsidP="008B2299">
            <w:pPr>
              <w:rPr>
                <w:ins w:id="67" w:author="Administrator" w:date="2019-01-11T13:51:00Z"/>
              </w:rPr>
            </w:pPr>
          </w:p>
        </w:tc>
      </w:tr>
      <w:tr w:rsidR="00EF6398" w14:paraId="17DB07AA" w14:textId="77777777" w:rsidTr="0069236D">
        <w:tc>
          <w:tcPr>
            <w:tcW w:w="2660" w:type="dxa"/>
            <w:tcPrChange w:id="68" w:author="Administrator" w:date="2019-01-11T13:51:00Z">
              <w:tcPr>
                <w:tcW w:w="2093" w:type="dxa"/>
              </w:tcPr>
            </w:tcPrChange>
          </w:tcPr>
          <w:p w14:paraId="5BD3D89E" w14:textId="77777777" w:rsidR="00EF6398" w:rsidRDefault="00EF6398" w:rsidP="008B2299">
            <w:r>
              <w:rPr>
                <w:rFonts w:hint="eastAsia"/>
              </w:rPr>
              <w:t>在逾</w:t>
            </w:r>
            <w:r>
              <w:t>单数</w:t>
            </w:r>
          </w:p>
        </w:tc>
        <w:tc>
          <w:tcPr>
            <w:tcW w:w="3402" w:type="dxa"/>
            <w:tcPrChange w:id="69" w:author="Administrator" w:date="2019-01-11T13:51:00Z">
              <w:tcPr>
                <w:tcW w:w="3402" w:type="dxa"/>
                <w:gridSpan w:val="2"/>
              </w:tcPr>
            </w:tcPrChange>
          </w:tcPr>
          <w:p w14:paraId="692A05AE" w14:textId="77777777" w:rsidR="00EF6398" w:rsidRDefault="00EF6398" w:rsidP="008B2299"/>
        </w:tc>
        <w:tc>
          <w:tcPr>
            <w:tcW w:w="3514" w:type="dxa"/>
            <w:tcPrChange w:id="70" w:author="Administrator" w:date="2019-01-11T13:51:00Z">
              <w:tcPr>
                <w:tcW w:w="4081" w:type="dxa"/>
                <w:gridSpan w:val="2"/>
              </w:tcPr>
            </w:tcPrChange>
          </w:tcPr>
          <w:p w14:paraId="0C28E4B7" w14:textId="77777777" w:rsidR="00EF6398" w:rsidRDefault="00EF6398" w:rsidP="008B2299">
            <w:r>
              <w:rPr>
                <w:rFonts w:hint="eastAsia"/>
              </w:rPr>
              <w:t>针对</w:t>
            </w:r>
            <w:r>
              <w:t>应还单数的实时</w:t>
            </w:r>
            <w:r>
              <w:rPr>
                <w:rFonts w:hint="eastAsia"/>
              </w:rPr>
              <w:t>统计</w:t>
            </w:r>
          </w:p>
        </w:tc>
      </w:tr>
      <w:tr w:rsidR="00EF6398" w:rsidRPr="00E974D9" w14:paraId="729A4EC3" w14:textId="77777777" w:rsidTr="0069236D">
        <w:tc>
          <w:tcPr>
            <w:tcW w:w="2660" w:type="dxa"/>
            <w:tcPrChange w:id="71" w:author="Administrator" w:date="2019-01-11T13:51:00Z">
              <w:tcPr>
                <w:tcW w:w="2093" w:type="dxa"/>
              </w:tcPr>
            </w:tcPrChange>
          </w:tcPr>
          <w:p w14:paraId="48C1CDAA" w14:textId="77777777" w:rsidR="00EF6398" w:rsidRDefault="00EF6398" w:rsidP="008B2299">
            <w:r>
              <w:rPr>
                <w:rFonts w:hint="eastAsia"/>
              </w:rPr>
              <w:t>正常</w:t>
            </w:r>
            <w:r>
              <w:t>结清率</w:t>
            </w:r>
          </w:p>
        </w:tc>
        <w:tc>
          <w:tcPr>
            <w:tcW w:w="3402" w:type="dxa"/>
            <w:tcPrChange w:id="72" w:author="Administrator" w:date="2019-01-11T13:51:00Z">
              <w:tcPr>
                <w:tcW w:w="3402" w:type="dxa"/>
                <w:gridSpan w:val="2"/>
              </w:tcPr>
            </w:tcPrChange>
          </w:tcPr>
          <w:p w14:paraId="4DFBC27B" w14:textId="77777777" w:rsidR="00EF6398" w:rsidRDefault="00EF6398" w:rsidP="008B2299">
            <w:r>
              <w:rPr>
                <w:rFonts w:hint="eastAsia"/>
              </w:rPr>
              <w:t>(</w:t>
            </w:r>
            <w:r>
              <w:rPr>
                <w:rFonts w:hint="eastAsia"/>
              </w:rPr>
              <w:t>提前</w:t>
            </w:r>
            <w:r>
              <w:rPr>
                <w:rFonts w:hint="eastAsia"/>
              </w:rPr>
              <w:t>+</w:t>
            </w:r>
            <w:r>
              <w:t>正常还款单数</w:t>
            </w:r>
            <w:r>
              <w:rPr>
                <w:rFonts w:hint="eastAsia"/>
              </w:rPr>
              <w:t>)</w:t>
            </w:r>
            <w:r>
              <w:t>/</w:t>
            </w:r>
            <w:r>
              <w:rPr>
                <w:rFonts w:hint="eastAsia"/>
              </w:rPr>
              <w:t>应还</w:t>
            </w:r>
            <w:r>
              <w:t>单数</w:t>
            </w:r>
          </w:p>
        </w:tc>
        <w:tc>
          <w:tcPr>
            <w:tcW w:w="3514" w:type="dxa"/>
            <w:tcPrChange w:id="73" w:author="Administrator" w:date="2019-01-11T13:51:00Z">
              <w:tcPr>
                <w:tcW w:w="4081" w:type="dxa"/>
                <w:gridSpan w:val="2"/>
              </w:tcPr>
            </w:tcPrChange>
          </w:tcPr>
          <w:p w14:paraId="4E60CCB6" w14:textId="77777777" w:rsidR="00EF6398" w:rsidRPr="004D5B40" w:rsidRDefault="00EF6398" w:rsidP="008B2299"/>
        </w:tc>
      </w:tr>
      <w:tr w:rsidR="00EF6398" w:rsidRPr="00E974D9" w14:paraId="1D78683A" w14:textId="77777777" w:rsidTr="0069236D">
        <w:tc>
          <w:tcPr>
            <w:tcW w:w="2660" w:type="dxa"/>
            <w:tcPrChange w:id="74" w:author="Administrator" w:date="2019-01-11T13:51:00Z">
              <w:tcPr>
                <w:tcW w:w="2093" w:type="dxa"/>
              </w:tcPr>
            </w:tcPrChange>
          </w:tcPr>
          <w:p w14:paraId="24CC7738" w14:textId="77777777" w:rsidR="00EF6398" w:rsidRDefault="00EF6398" w:rsidP="008B2299">
            <w:r>
              <w:rPr>
                <w:rFonts w:hint="eastAsia"/>
              </w:rPr>
              <w:t>首</w:t>
            </w:r>
            <w:r>
              <w:t>逾</w:t>
            </w:r>
            <w:r>
              <w:rPr>
                <w:rFonts w:hint="eastAsia"/>
              </w:rPr>
              <w:t>率</w:t>
            </w:r>
          </w:p>
        </w:tc>
        <w:tc>
          <w:tcPr>
            <w:tcW w:w="3402" w:type="dxa"/>
            <w:tcPrChange w:id="75" w:author="Administrator" w:date="2019-01-11T13:51:00Z">
              <w:tcPr>
                <w:tcW w:w="3402" w:type="dxa"/>
                <w:gridSpan w:val="2"/>
              </w:tcPr>
            </w:tcPrChange>
          </w:tcPr>
          <w:p w14:paraId="530653DE" w14:textId="77777777" w:rsidR="00EF6398" w:rsidRDefault="00EF6398" w:rsidP="008B2299">
            <w:r>
              <w:rPr>
                <w:rFonts w:hint="eastAsia"/>
              </w:rPr>
              <w:t xml:space="preserve">1 </w:t>
            </w:r>
            <w:r>
              <w:t xml:space="preserve">– </w:t>
            </w:r>
            <w:r>
              <w:rPr>
                <w:rFonts w:hint="eastAsia"/>
              </w:rPr>
              <w:t>正常</w:t>
            </w:r>
            <w:r>
              <w:t>结清率</w:t>
            </w:r>
          </w:p>
        </w:tc>
        <w:tc>
          <w:tcPr>
            <w:tcW w:w="3514" w:type="dxa"/>
            <w:tcPrChange w:id="76" w:author="Administrator" w:date="2019-01-11T13:51:00Z">
              <w:tcPr>
                <w:tcW w:w="4081" w:type="dxa"/>
                <w:gridSpan w:val="2"/>
              </w:tcPr>
            </w:tcPrChange>
          </w:tcPr>
          <w:p w14:paraId="34CC5227" w14:textId="77777777" w:rsidR="00EF6398" w:rsidRDefault="00EF6398" w:rsidP="008B2299">
            <w:r>
              <w:rPr>
                <w:rFonts w:hint="eastAsia"/>
              </w:rPr>
              <w:t>T</w:t>
            </w:r>
            <w:r>
              <w:rPr>
                <w:rFonts w:hint="eastAsia"/>
              </w:rPr>
              <w:t>日</w:t>
            </w:r>
            <w:r>
              <w:t>当天情况，后续不变</w:t>
            </w:r>
          </w:p>
        </w:tc>
      </w:tr>
      <w:tr w:rsidR="00EF6398" w:rsidRPr="00E974D9" w14:paraId="04F840EB" w14:textId="77777777" w:rsidTr="0069236D">
        <w:tc>
          <w:tcPr>
            <w:tcW w:w="2660" w:type="dxa"/>
            <w:tcPrChange w:id="77" w:author="Administrator" w:date="2019-01-11T13:51:00Z">
              <w:tcPr>
                <w:tcW w:w="2093" w:type="dxa"/>
              </w:tcPr>
            </w:tcPrChange>
          </w:tcPr>
          <w:p w14:paraId="2F434C8B" w14:textId="77777777" w:rsidR="00EF6398" w:rsidRDefault="00EF6398" w:rsidP="008B2299">
            <w:r>
              <w:t>在逾率</w:t>
            </w:r>
          </w:p>
        </w:tc>
        <w:tc>
          <w:tcPr>
            <w:tcW w:w="3402" w:type="dxa"/>
            <w:tcPrChange w:id="78" w:author="Administrator" w:date="2019-01-11T13:51:00Z">
              <w:tcPr>
                <w:tcW w:w="3402" w:type="dxa"/>
                <w:gridSpan w:val="2"/>
              </w:tcPr>
            </w:tcPrChange>
          </w:tcPr>
          <w:p w14:paraId="43DC314F" w14:textId="77777777" w:rsidR="00EF6398" w:rsidRDefault="00EF6398" w:rsidP="008B2299">
            <w:r>
              <w:rPr>
                <w:rFonts w:hint="eastAsia"/>
              </w:rPr>
              <w:t>在</w:t>
            </w:r>
            <w:r>
              <w:t>逾单数</w:t>
            </w:r>
            <w:r>
              <w:rPr>
                <w:rFonts w:hint="eastAsia"/>
              </w:rPr>
              <w:t>/</w:t>
            </w:r>
            <w:r>
              <w:rPr>
                <w:rFonts w:hint="eastAsia"/>
              </w:rPr>
              <w:t>应还</w:t>
            </w:r>
            <w:r>
              <w:t>单数</w:t>
            </w:r>
          </w:p>
        </w:tc>
        <w:tc>
          <w:tcPr>
            <w:tcW w:w="3514" w:type="dxa"/>
            <w:tcPrChange w:id="79" w:author="Administrator" w:date="2019-01-11T13:51:00Z">
              <w:tcPr>
                <w:tcW w:w="4081" w:type="dxa"/>
                <w:gridSpan w:val="2"/>
              </w:tcPr>
            </w:tcPrChange>
          </w:tcPr>
          <w:p w14:paraId="715C821B" w14:textId="77777777" w:rsidR="00EF6398" w:rsidRDefault="00EF6398" w:rsidP="008B2299"/>
        </w:tc>
      </w:tr>
      <w:tr w:rsidR="00EF6398" w:rsidRPr="00E974D9" w14:paraId="5DA3C742" w14:textId="77777777" w:rsidTr="0069236D">
        <w:tc>
          <w:tcPr>
            <w:tcW w:w="2660" w:type="dxa"/>
            <w:tcPrChange w:id="80" w:author="Administrator" w:date="2019-01-11T13:51:00Z">
              <w:tcPr>
                <w:tcW w:w="2093" w:type="dxa"/>
              </w:tcPr>
            </w:tcPrChange>
          </w:tcPr>
          <w:p w14:paraId="42DF3BA2" w14:textId="77777777" w:rsidR="00EF6398" w:rsidRDefault="00EF6398" w:rsidP="008B2299">
            <w:r>
              <w:t>t+1</w:t>
            </w:r>
            <w:r>
              <w:rPr>
                <w:rFonts w:hint="eastAsia"/>
              </w:rPr>
              <w:t>逾期率</w:t>
            </w:r>
          </w:p>
        </w:tc>
        <w:tc>
          <w:tcPr>
            <w:tcW w:w="3402" w:type="dxa"/>
            <w:tcPrChange w:id="81" w:author="Administrator" w:date="2019-01-11T13:51:00Z">
              <w:tcPr>
                <w:tcW w:w="3402" w:type="dxa"/>
                <w:gridSpan w:val="2"/>
              </w:tcPr>
            </w:tcPrChange>
          </w:tcPr>
          <w:p w14:paraId="08FF7B8A" w14:textId="77777777" w:rsidR="00EF6398" w:rsidRDefault="00EF6398" w:rsidP="008B2299"/>
        </w:tc>
        <w:tc>
          <w:tcPr>
            <w:tcW w:w="3514" w:type="dxa"/>
            <w:tcPrChange w:id="82" w:author="Administrator" w:date="2019-01-11T13:51:00Z">
              <w:tcPr>
                <w:tcW w:w="4081" w:type="dxa"/>
                <w:gridSpan w:val="2"/>
              </w:tcPr>
            </w:tcPrChange>
          </w:tcPr>
          <w:p w14:paraId="4C330DC3" w14:textId="77777777" w:rsidR="00EF6398" w:rsidRDefault="00EF6398" w:rsidP="008B2299">
            <w:r>
              <w:rPr>
                <w:rFonts w:hint="eastAsia"/>
              </w:rPr>
              <w:t>T</w:t>
            </w:r>
            <w:r>
              <w:t>+1</w:t>
            </w:r>
            <w:r>
              <w:rPr>
                <w:rFonts w:hint="eastAsia"/>
              </w:rPr>
              <w:t>日</w:t>
            </w:r>
            <w:r>
              <w:t>情况，后续不变</w:t>
            </w:r>
          </w:p>
        </w:tc>
      </w:tr>
      <w:tr w:rsidR="00EF6398" w:rsidRPr="00E974D9" w14:paraId="0FB4B6BA" w14:textId="77777777" w:rsidTr="0069236D">
        <w:tc>
          <w:tcPr>
            <w:tcW w:w="2660" w:type="dxa"/>
            <w:tcPrChange w:id="83" w:author="Administrator" w:date="2019-01-11T13:51:00Z">
              <w:tcPr>
                <w:tcW w:w="2093" w:type="dxa"/>
              </w:tcPr>
            </w:tcPrChange>
          </w:tcPr>
          <w:p w14:paraId="6F200B83" w14:textId="77777777" w:rsidR="00EF6398" w:rsidRDefault="00EF6398" w:rsidP="008B2299">
            <w:r>
              <w:t>t</w:t>
            </w:r>
            <w:r>
              <w:rPr>
                <w:rFonts w:hint="eastAsia"/>
              </w:rPr>
              <w:t>+</w:t>
            </w:r>
            <w:r>
              <w:t>3</w:t>
            </w:r>
            <w:r>
              <w:rPr>
                <w:rFonts w:hint="eastAsia"/>
              </w:rPr>
              <w:t>逾期率</w:t>
            </w:r>
          </w:p>
        </w:tc>
        <w:tc>
          <w:tcPr>
            <w:tcW w:w="3402" w:type="dxa"/>
            <w:tcPrChange w:id="84" w:author="Administrator" w:date="2019-01-11T13:51:00Z">
              <w:tcPr>
                <w:tcW w:w="3402" w:type="dxa"/>
                <w:gridSpan w:val="2"/>
              </w:tcPr>
            </w:tcPrChange>
          </w:tcPr>
          <w:p w14:paraId="3B6686F1" w14:textId="77777777" w:rsidR="00EF6398" w:rsidRDefault="00EF6398" w:rsidP="008B2299"/>
        </w:tc>
        <w:tc>
          <w:tcPr>
            <w:tcW w:w="3514" w:type="dxa"/>
            <w:tcPrChange w:id="85" w:author="Administrator" w:date="2019-01-11T13:51:00Z">
              <w:tcPr>
                <w:tcW w:w="4081" w:type="dxa"/>
                <w:gridSpan w:val="2"/>
              </w:tcPr>
            </w:tcPrChange>
          </w:tcPr>
          <w:p w14:paraId="6753AA2F" w14:textId="77777777" w:rsidR="00EF6398" w:rsidRDefault="00EF6398" w:rsidP="008B2299">
            <w:r>
              <w:rPr>
                <w:rFonts w:hint="eastAsia"/>
              </w:rPr>
              <w:t>T</w:t>
            </w:r>
            <w:r>
              <w:t>+3</w:t>
            </w:r>
            <w:r>
              <w:rPr>
                <w:rFonts w:hint="eastAsia"/>
              </w:rPr>
              <w:t>日情况，</w:t>
            </w:r>
            <w:r>
              <w:t>后续不变</w:t>
            </w:r>
          </w:p>
        </w:tc>
      </w:tr>
      <w:tr w:rsidR="00EF6398" w:rsidRPr="00E974D9" w14:paraId="5ACA3C98" w14:textId="77777777" w:rsidTr="0069236D">
        <w:tc>
          <w:tcPr>
            <w:tcW w:w="2660" w:type="dxa"/>
            <w:tcPrChange w:id="86" w:author="Administrator" w:date="2019-01-11T13:51:00Z">
              <w:tcPr>
                <w:tcW w:w="2093" w:type="dxa"/>
              </w:tcPr>
            </w:tcPrChange>
          </w:tcPr>
          <w:p w14:paraId="22D2B565" w14:textId="77777777" w:rsidR="00EF6398" w:rsidRDefault="00EF6398" w:rsidP="008B2299">
            <w:r>
              <w:t>t</w:t>
            </w:r>
            <w:r>
              <w:rPr>
                <w:rFonts w:hint="eastAsia"/>
              </w:rPr>
              <w:t>+</w:t>
            </w:r>
            <w:r>
              <w:t>7</w:t>
            </w:r>
            <w:r>
              <w:rPr>
                <w:rFonts w:hint="eastAsia"/>
              </w:rPr>
              <w:t>逾期率</w:t>
            </w:r>
          </w:p>
        </w:tc>
        <w:tc>
          <w:tcPr>
            <w:tcW w:w="3402" w:type="dxa"/>
            <w:tcPrChange w:id="87" w:author="Administrator" w:date="2019-01-11T13:51:00Z">
              <w:tcPr>
                <w:tcW w:w="3402" w:type="dxa"/>
                <w:gridSpan w:val="2"/>
              </w:tcPr>
            </w:tcPrChange>
          </w:tcPr>
          <w:p w14:paraId="0885A389" w14:textId="77777777" w:rsidR="00EF6398" w:rsidRDefault="00EF6398" w:rsidP="008B2299"/>
        </w:tc>
        <w:tc>
          <w:tcPr>
            <w:tcW w:w="3514" w:type="dxa"/>
            <w:tcPrChange w:id="88" w:author="Administrator" w:date="2019-01-11T13:51:00Z">
              <w:tcPr>
                <w:tcW w:w="4081" w:type="dxa"/>
                <w:gridSpan w:val="2"/>
              </w:tcPr>
            </w:tcPrChange>
          </w:tcPr>
          <w:p w14:paraId="09DF68F5" w14:textId="77777777" w:rsidR="00EF6398" w:rsidRDefault="00EF6398" w:rsidP="008B2299">
            <w:r>
              <w:rPr>
                <w:rFonts w:hint="eastAsia"/>
              </w:rPr>
              <w:t>T</w:t>
            </w:r>
            <w:r>
              <w:t>+7</w:t>
            </w:r>
            <w:r>
              <w:rPr>
                <w:rFonts w:hint="eastAsia"/>
              </w:rPr>
              <w:t>日</w:t>
            </w:r>
            <w:r>
              <w:t>情况，后续不变</w:t>
            </w:r>
          </w:p>
        </w:tc>
      </w:tr>
      <w:tr w:rsidR="00EF6398" w:rsidRPr="00E974D9" w14:paraId="2D6894EF" w14:textId="77777777" w:rsidTr="0069236D">
        <w:tc>
          <w:tcPr>
            <w:tcW w:w="2660" w:type="dxa"/>
            <w:tcPrChange w:id="89" w:author="Administrator" w:date="2019-01-11T13:51:00Z">
              <w:tcPr>
                <w:tcW w:w="2093" w:type="dxa"/>
              </w:tcPr>
            </w:tcPrChange>
          </w:tcPr>
          <w:p w14:paraId="1B8378E6" w14:textId="77777777" w:rsidR="00EF6398" w:rsidRDefault="00EF6398" w:rsidP="008B2299">
            <w:r>
              <w:t>t</w:t>
            </w:r>
            <w:r>
              <w:rPr>
                <w:rFonts w:hint="eastAsia"/>
              </w:rPr>
              <w:t>+</w:t>
            </w:r>
            <w:r>
              <w:t>14</w:t>
            </w:r>
            <w:r>
              <w:rPr>
                <w:rFonts w:hint="eastAsia"/>
              </w:rPr>
              <w:t>逾期</w:t>
            </w:r>
            <w:r>
              <w:t>率</w:t>
            </w:r>
          </w:p>
        </w:tc>
        <w:tc>
          <w:tcPr>
            <w:tcW w:w="3402" w:type="dxa"/>
            <w:tcPrChange w:id="90" w:author="Administrator" w:date="2019-01-11T13:51:00Z">
              <w:tcPr>
                <w:tcW w:w="3402" w:type="dxa"/>
                <w:gridSpan w:val="2"/>
              </w:tcPr>
            </w:tcPrChange>
          </w:tcPr>
          <w:p w14:paraId="1DC1D5B1" w14:textId="77777777" w:rsidR="00EF6398" w:rsidRDefault="00EF6398" w:rsidP="008B2299"/>
        </w:tc>
        <w:tc>
          <w:tcPr>
            <w:tcW w:w="3514" w:type="dxa"/>
            <w:tcPrChange w:id="91" w:author="Administrator" w:date="2019-01-11T13:51:00Z">
              <w:tcPr>
                <w:tcW w:w="4081" w:type="dxa"/>
                <w:gridSpan w:val="2"/>
              </w:tcPr>
            </w:tcPrChange>
          </w:tcPr>
          <w:p w14:paraId="302F9B61" w14:textId="77777777" w:rsidR="00EF6398" w:rsidRDefault="00EF6398" w:rsidP="008B2299">
            <w:r>
              <w:rPr>
                <w:rFonts w:hint="eastAsia"/>
              </w:rPr>
              <w:t>T</w:t>
            </w:r>
            <w:r>
              <w:t>+14</w:t>
            </w:r>
            <w:r>
              <w:rPr>
                <w:rFonts w:hint="eastAsia"/>
              </w:rPr>
              <w:t>日</w:t>
            </w:r>
            <w:r>
              <w:t>情况，后续不变</w:t>
            </w:r>
          </w:p>
        </w:tc>
      </w:tr>
      <w:tr w:rsidR="00EF6398" w:rsidRPr="00E974D9" w14:paraId="6C8C7A8F" w14:textId="77777777" w:rsidTr="0069236D">
        <w:tc>
          <w:tcPr>
            <w:tcW w:w="2660" w:type="dxa"/>
            <w:tcPrChange w:id="92" w:author="Administrator" w:date="2019-01-11T13:51:00Z">
              <w:tcPr>
                <w:tcW w:w="2093" w:type="dxa"/>
              </w:tcPr>
            </w:tcPrChange>
          </w:tcPr>
          <w:p w14:paraId="20264D3F" w14:textId="77777777" w:rsidR="00EF6398" w:rsidRDefault="00EF6398" w:rsidP="008B2299">
            <w:r>
              <w:t>t</w:t>
            </w:r>
            <w:r>
              <w:rPr>
                <w:rFonts w:hint="eastAsia"/>
              </w:rPr>
              <w:t xml:space="preserve"> </w:t>
            </w:r>
            <w:r>
              <w:t>+ 30</w:t>
            </w:r>
            <w:r>
              <w:rPr>
                <w:rFonts w:hint="eastAsia"/>
              </w:rPr>
              <w:t>逾期率</w:t>
            </w:r>
          </w:p>
        </w:tc>
        <w:tc>
          <w:tcPr>
            <w:tcW w:w="3402" w:type="dxa"/>
            <w:tcPrChange w:id="93" w:author="Administrator" w:date="2019-01-11T13:51:00Z">
              <w:tcPr>
                <w:tcW w:w="3402" w:type="dxa"/>
                <w:gridSpan w:val="2"/>
              </w:tcPr>
            </w:tcPrChange>
          </w:tcPr>
          <w:p w14:paraId="786E3B1B" w14:textId="77777777" w:rsidR="00EF6398" w:rsidRDefault="00EF6398" w:rsidP="008B2299"/>
        </w:tc>
        <w:tc>
          <w:tcPr>
            <w:tcW w:w="3514" w:type="dxa"/>
            <w:tcPrChange w:id="94" w:author="Administrator" w:date="2019-01-11T13:51:00Z">
              <w:tcPr>
                <w:tcW w:w="4081" w:type="dxa"/>
                <w:gridSpan w:val="2"/>
              </w:tcPr>
            </w:tcPrChange>
          </w:tcPr>
          <w:p w14:paraId="37DE771E" w14:textId="77777777" w:rsidR="00EF6398" w:rsidRDefault="00EF6398" w:rsidP="008B2299">
            <w:r>
              <w:rPr>
                <w:rFonts w:hint="eastAsia"/>
              </w:rPr>
              <w:t>T</w:t>
            </w:r>
            <w:r>
              <w:t>+30</w:t>
            </w:r>
            <w:r>
              <w:rPr>
                <w:rFonts w:hint="eastAsia"/>
              </w:rPr>
              <w:t>日</w:t>
            </w:r>
            <w:r>
              <w:t>情况，</w:t>
            </w:r>
            <w:r>
              <w:rPr>
                <w:rFonts w:hint="eastAsia"/>
              </w:rPr>
              <w:t>后续</w:t>
            </w:r>
            <w:r>
              <w:t>不变</w:t>
            </w:r>
          </w:p>
        </w:tc>
      </w:tr>
      <w:tr w:rsidR="00EF6398" w:rsidRPr="00E974D9" w14:paraId="061C1ECD" w14:textId="77777777" w:rsidTr="0069236D">
        <w:tc>
          <w:tcPr>
            <w:tcW w:w="2660" w:type="dxa"/>
            <w:tcPrChange w:id="95" w:author="Administrator" w:date="2019-01-11T13:51:00Z">
              <w:tcPr>
                <w:tcW w:w="2093" w:type="dxa"/>
              </w:tcPr>
            </w:tcPrChange>
          </w:tcPr>
          <w:p w14:paraId="6446B6C9" w14:textId="77777777" w:rsidR="00EF6398" w:rsidRDefault="00EF6398" w:rsidP="008B2299">
            <w:r>
              <w:t>t</w:t>
            </w:r>
            <w:r>
              <w:rPr>
                <w:rFonts w:hint="eastAsia"/>
              </w:rPr>
              <w:t>+</w:t>
            </w:r>
            <w:r>
              <w:t>60</w:t>
            </w:r>
            <w:r>
              <w:rPr>
                <w:rFonts w:hint="eastAsia"/>
              </w:rPr>
              <w:t>逾期率</w:t>
            </w:r>
          </w:p>
        </w:tc>
        <w:tc>
          <w:tcPr>
            <w:tcW w:w="3402" w:type="dxa"/>
            <w:tcPrChange w:id="96" w:author="Administrator" w:date="2019-01-11T13:51:00Z">
              <w:tcPr>
                <w:tcW w:w="3402" w:type="dxa"/>
                <w:gridSpan w:val="2"/>
              </w:tcPr>
            </w:tcPrChange>
          </w:tcPr>
          <w:p w14:paraId="07DF1A29" w14:textId="77777777" w:rsidR="00EF6398" w:rsidRDefault="00EF6398" w:rsidP="008B2299"/>
        </w:tc>
        <w:tc>
          <w:tcPr>
            <w:tcW w:w="3514" w:type="dxa"/>
            <w:tcPrChange w:id="97" w:author="Administrator" w:date="2019-01-11T13:51:00Z">
              <w:tcPr>
                <w:tcW w:w="4081" w:type="dxa"/>
                <w:gridSpan w:val="2"/>
              </w:tcPr>
            </w:tcPrChange>
          </w:tcPr>
          <w:p w14:paraId="14FB41E8" w14:textId="77777777" w:rsidR="00EF6398" w:rsidRDefault="00EF6398" w:rsidP="008B2299">
            <w:r>
              <w:rPr>
                <w:rFonts w:hint="eastAsia"/>
              </w:rPr>
              <w:t>T</w:t>
            </w:r>
            <w:r>
              <w:t>+60</w:t>
            </w:r>
            <w:r>
              <w:rPr>
                <w:rFonts w:hint="eastAsia"/>
              </w:rPr>
              <w:t>日</w:t>
            </w:r>
            <w:r>
              <w:t>情况，后续不变</w:t>
            </w:r>
          </w:p>
        </w:tc>
      </w:tr>
    </w:tbl>
    <w:p w14:paraId="7FD656D1" w14:textId="77777777" w:rsidR="00EF6398" w:rsidRDefault="00EF6398" w:rsidP="00EF6398"/>
    <w:p w14:paraId="5CCD808B" w14:textId="77777777" w:rsidR="00EF6398" w:rsidRDefault="00EF6398" w:rsidP="00EF6398">
      <w:pPr>
        <w:pStyle w:val="4"/>
        <w:keepNext w:val="0"/>
        <w:keepLines w:val="0"/>
        <w:numPr>
          <w:ilvl w:val="3"/>
          <w:numId w:val="3"/>
        </w:numPr>
        <w:spacing w:before="0" w:line="276" w:lineRule="auto"/>
      </w:pPr>
      <w:r>
        <w:rPr>
          <w:rFonts w:hint="eastAsia"/>
        </w:rPr>
        <w:t>渠道监控</w:t>
      </w:r>
      <w:r>
        <w:t>日报</w:t>
      </w:r>
    </w:p>
    <w:p w14:paraId="52C92EA2" w14:textId="77777777" w:rsidR="00EF6398" w:rsidRDefault="00EF6398" w:rsidP="00EF6398">
      <w:pPr>
        <w:spacing w:line="240" w:lineRule="auto"/>
      </w:pPr>
      <w:r>
        <w:rPr>
          <w:rFonts w:hint="eastAsia"/>
        </w:rPr>
        <w:t>报表</w:t>
      </w:r>
      <w:r>
        <w:t>说明：</w:t>
      </w:r>
    </w:p>
    <w:p w14:paraId="0B0EEA66" w14:textId="77777777" w:rsidR="00EF6398" w:rsidRDefault="00EF6398" w:rsidP="00EF6398">
      <w:pPr>
        <w:pStyle w:val="aff3"/>
        <w:numPr>
          <w:ilvl w:val="0"/>
          <w:numId w:val="9"/>
        </w:numPr>
        <w:spacing w:line="240" w:lineRule="auto"/>
        <w:ind w:firstLineChars="0"/>
      </w:pPr>
      <w:r>
        <w:rPr>
          <w:rFonts w:hint="eastAsia"/>
        </w:rPr>
        <w:t>一日统计</w:t>
      </w:r>
      <w:r>
        <w:t>一次，每个渠道一条记录，可导出</w:t>
      </w:r>
      <w:r>
        <w:rPr>
          <w:rFonts w:hint="eastAsia"/>
        </w:rPr>
        <w:t>Excel</w:t>
      </w:r>
      <w:r>
        <w:t>表；</w:t>
      </w:r>
    </w:p>
    <w:p w14:paraId="564313F5" w14:textId="77777777" w:rsidR="00EF6398" w:rsidRDefault="00EF6398" w:rsidP="00EF6398">
      <w:pPr>
        <w:pStyle w:val="aff3"/>
        <w:numPr>
          <w:ilvl w:val="0"/>
          <w:numId w:val="9"/>
        </w:numPr>
        <w:spacing w:line="240" w:lineRule="auto"/>
        <w:ind w:firstLineChars="0"/>
      </w:pPr>
      <w:r>
        <w:rPr>
          <w:rFonts w:hint="eastAsia"/>
        </w:rPr>
        <w:t>查询</w:t>
      </w:r>
      <w:r>
        <w:t>条件：</w:t>
      </w:r>
      <w:r>
        <w:rPr>
          <w:rFonts w:hint="eastAsia"/>
        </w:rPr>
        <w:t>【应还日期】</w:t>
      </w:r>
      <w:r>
        <w:t>区间</w:t>
      </w:r>
      <w:r>
        <w:rPr>
          <w:rFonts w:hint="eastAsia"/>
        </w:rPr>
        <w:t>，</w:t>
      </w:r>
      <w:r>
        <w:t>渠道</w:t>
      </w:r>
    </w:p>
    <w:p w14:paraId="66619417" w14:textId="77777777" w:rsidR="00EF6398" w:rsidRDefault="00EF6398" w:rsidP="00EF6398">
      <w:pPr>
        <w:pStyle w:val="aff3"/>
        <w:numPr>
          <w:ilvl w:val="0"/>
          <w:numId w:val="9"/>
        </w:numPr>
        <w:spacing w:line="240" w:lineRule="auto"/>
        <w:ind w:firstLineChars="0"/>
      </w:pPr>
      <w:r>
        <w:rPr>
          <w:rFonts w:hint="eastAsia"/>
        </w:rPr>
        <w:t>默认显示</w:t>
      </w:r>
      <w:r>
        <w:t>近</w:t>
      </w:r>
      <w:r>
        <w:rPr>
          <w:rFonts w:hint="eastAsia"/>
        </w:rPr>
        <w:t>30</w:t>
      </w:r>
      <w:r>
        <w:rPr>
          <w:rFonts w:hint="eastAsia"/>
        </w:rPr>
        <w:t>天</w:t>
      </w:r>
      <w:r>
        <w:t>数据；</w:t>
      </w:r>
    </w:p>
    <w:p w14:paraId="487B1A62" w14:textId="77777777" w:rsidR="00EF6398" w:rsidRDefault="00EF6398" w:rsidP="00EF6398">
      <w:pPr>
        <w:pStyle w:val="aff3"/>
        <w:numPr>
          <w:ilvl w:val="0"/>
          <w:numId w:val="9"/>
        </w:numPr>
        <w:spacing w:line="240" w:lineRule="auto"/>
        <w:ind w:firstLineChars="0"/>
      </w:pPr>
      <w:r>
        <w:rPr>
          <w:rFonts w:hint="eastAsia"/>
        </w:rPr>
        <w:t>按日期倒序</w:t>
      </w:r>
      <w:r>
        <w:t>排序</w:t>
      </w:r>
      <w:r>
        <w:rPr>
          <w:rFonts w:hint="eastAsia"/>
        </w:rPr>
        <w:t>；</w:t>
      </w:r>
      <w:r>
        <w:t xml:space="preserve"> </w:t>
      </w:r>
    </w:p>
    <w:p w14:paraId="35B00E40" w14:textId="77777777" w:rsidR="00EF6398" w:rsidRPr="0075197A" w:rsidRDefault="00EF6398" w:rsidP="00EF6398">
      <w:pPr>
        <w:pStyle w:val="aff3"/>
        <w:numPr>
          <w:ilvl w:val="0"/>
          <w:numId w:val="9"/>
        </w:numPr>
        <w:spacing w:line="240" w:lineRule="auto"/>
        <w:ind w:firstLineChars="0"/>
      </w:pPr>
      <w:r>
        <w:rPr>
          <w:rFonts w:hint="eastAsia"/>
        </w:rPr>
        <w:t>区分首届与</w:t>
      </w:r>
      <w:r>
        <w:t>复借，做成</w:t>
      </w:r>
      <w:r>
        <w:rPr>
          <w:rFonts w:hint="eastAsia"/>
        </w:rPr>
        <w:t>3</w:t>
      </w:r>
      <w:r>
        <w:rPr>
          <w:rFonts w:hint="eastAsia"/>
        </w:rPr>
        <w:t>张表</w:t>
      </w:r>
      <w:r>
        <w:t>，分别是《</w:t>
      </w:r>
      <w:r>
        <w:rPr>
          <w:rFonts w:hint="eastAsia"/>
        </w:rPr>
        <w:t>首届</w:t>
      </w:r>
      <w:r>
        <w:t>渠道监控》</w:t>
      </w:r>
      <w:r>
        <w:rPr>
          <w:rFonts w:hint="eastAsia"/>
        </w:rPr>
        <w:t>，</w:t>
      </w:r>
      <w:r>
        <w:t>《</w:t>
      </w:r>
      <w:r>
        <w:rPr>
          <w:rFonts w:hint="eastAsia"/>
        </w:rPr>
        <w:t>复借</w:t>
      </w:r>
      <w:r>
        <w:t>渠道监控》</w:t>
      </w:r>
      <w:r>
        <w:rPr>
          <w:rFonts w:hint="eastAsia"/>
        </w:rPr>
        <w:t>，</w:t>
      </w:r>
      <w:r>
        <w:t>《</w:t>
      </w:r>
      <w:r>
        <w:rPr>
          <w:rFonts w:hint="eastAsia"/>
        </w:rPr>
        <w:t>渠道</w:t>
      </w:r>
      <w:r>
        <w:t>监控》</w:t>
      </w:r>
      <w:r>
        <w:rPr>
          <w:rFonts w:hint="eastAsia"/>
        </w:rPr>
        <w:t>（总表）</w:t>
      </w:r>
    </w:p>
    <w:tbl>
      <w:tblPr>
        <w:tblStyle w:val="aff9"/>
        <w:tblW w:w="0" w:type="auto"/>
        <w:tblLook w:val="04A0" w:firstRow="1" w:lastRow="0" w:firstColumn="1" w:lastColumn="0" w:noHBand="0" w:noVBand="1"/>
      </w:tblPr>
      <w:tblGrid>
        <w:gridCol w:w="2093"/>
        <w:gridCol w:w="2693"/>
        <w:gridCol w:w="4790"/>
      </w:tblGrid>
      <w:tr w:rsidR="00EF6398" w14:paraId="017E3693" w14:textId="77777777" w:rsidTr="008B2299">
        <w:tc>
          <w:tcPr>
            <w:tcW w:w="2093" w:type="dxa"/>
          </w:tcPr>
          <w:p w14:paraId="3E1F6F43" w14:textId="77777777" w:rsidR="00EF6398" w:rsidRDefault="00EF6398" w:rsidP="008B2299">
            <w:pPr>
              <w:jc w:val="center"/>
            </w:pPr>
            <w:r>
              <w:rPr>
                <w:rFonts w:hint="eastAsia"/>
              </w:rPr>
              <w:lastRenderedPageBreak/>
              <w:t>字段名称</w:t>
            </w:r>
          </w:p>
        </w:tc>
        <w:tc>
          <w:tcPr>
            <w:tcW w:w="2693" w:type="dxa"/>
          </w:tcPr>
          <w:p w14:paraId="56FC3827" w14:textId="77777777" w:rsidR="00EF6398" w:rsidRDefault="00EF6398" w:rsidP="008B2299">
            <w:pPr>
              <w:jc w:val="center"/>
            </w:pPr>
            <w:r>
              <w:rPr>
                <w:rFonts w:hint="eastAsia"/>
              </w:rPr>
              <w:t>计算</w:t>
            </w:r>
          </w:p>
        </w:tc>
        <w:tc>
          <w:tcPr>
            <w:tcW w:w="4790" w:type="dxa"/>
          </w:tcPr>
          <w:p w14:paraId="25030FB4" w14:textId="77777777" w:rsidR="00EF6398" w:rsidRDefault="00EF6398" w:rsidP="008B2299">
            <w:pPr>
              <w:jc w:val="center"/>
            </w:pPr>
            <w:r>
              <w:rPr>
                <w:rFonts w:hint="eastAsia"/>
              </w:rPr>
              <w:t>备注</w:t>
            </w:r>
          </w:p>
        </w:tc>
      </w:tr>
      <w:tr w:rsidR="00EF6398" w14:paraId="2BF559F6" w14:textId="77777777" w:rsidTr="008B2299">
        <w:tc>
          <w:tcPr>
            <w:tcW w:w="2093" w:type="dxa"/>
          </w:tcPr>
          <w:p w14:paraId="62005222" w14:textId="77777777" w:rsidR="00EF6398" w:rsidRDefault="00EF6398" w:rsidP="008B2299">
            <w:r>
              <w:rPr>
                <w:rFonts w:hint="eastAsia"/>
              </w:rPr>
              <w:t>应还</w:t>
            </w:r>
            <w:r>
              <w:t>日期</w:t>
            </w:r>
          </w:p>
        </w:tc>
        <w:tc>
          <w:tcPr>
            <w:tcW w:w="2693" w:type="dxa"/>
          </w:tcPr>
          <w:p w14:paraId="415BCD0D" w14:textId="77777777" w:rsidR="00EF6398" w:rsidRDefault="00EF6398" w:rsidP="008B2299"/>
        </w:tc>
        <w:tc>
          <w:tcPr>
            <w:tcW w:w="4790" w:type="dxa"/>
          </w:tcPr>
          <w:p w14:paraId="79D643D6" w14:textId="77777777" w:rsidR="00EF6398" w:rsidRDefault="00EF6398" w:rsidP="008B2299">
            <w:r>
              <w:rPr>
                <w:rFonts w:hint="eastAsia"/>
              </w:rPr>
              <w:t>报表</w:t>
            </w:r>
            <w:r>
              <w:t>日期</w:t>
            </w:r>
          </w:p>
        </w:tc>
      </w:tr>
      <w:tr w:rsidR="00EF6398" w14:paraId="5DD22869" w14:textId="77777777" w:rsidTr="008B2299">
        <w:tc>
          <w:tcPr>
            <w:tcW w:w="2093" w:type="dxa"/>
          </w:tcPr>
          <w:p w14:paraId="7E88F786" w14:textId="77777777" w:rsidR="00EF6398" w:rsidRDefault="00EF6398" w:rsidP="008B2299">
            <w:r>
              <w:rPr>
                <w:rFonts w:hint="eastAsia"/>
              </w:rPr>
              <w:t>渠道号</w:t>
            </w:r>
          </w:p>
        </w:tc>
        <w:tc>
          <w:tcPr>
            <w:tcW w:w="2693" w:type="dxa"/>
          </w:tcPr>
          <w:p w14:paraId="678CC29E" w14:textId="77777777" w:rsidR="00EF6398" w:rsidRDefault="00EF6398" w:rsidP="008B2299"/>
        </w:tc>
        <w:tc>
          <w:tcPr>
            <w:tcW w:w="4790" w:type="dxa"/>
          </w:tcPr>
          <w:p w14:paraId="1E1319D1" w14:textId="77777777" w:rsidR="00EF6398" w:rsidRDefault="00EF6398" w:rsidP="008B2299"/>
        </w:tc>
      </w:tr>
      <w:tr w:rsidR="00EF6398" w14:paraId="41589FCA" w14:textId="77777777" w:rsidTr="008B2299">
        <w:tc>
          <w:tcPr>
            <w:tcW w:w="2093" w:type="dxa"/>
          </w:tcPr>
          <w:p w14:paraId="62653AE7" w14:textId="77777777" w:rsidR="00EF6398" w:rsidRDefault="00EF6398" w:rsidP="008B2299">
            <w:r>
              <w:rPr>
                <w:rFonts w:hint="eastAsia"/>
              </w:rPr>
              <w:t>应还</w:t>
            </w:r>
            <w:r>
              <w:t>单数</w:t>
            </w:r>
          </w:p>
        </w:tc>
        <w:tc>
          <w:tcPr>
            <w:tcW w:w="2693" w:type="dxa"/>
          </w:tcPr>
          <w:p w14:paraId="6091AC4C" w14:textId="77777777" w:rsidR="00EF6398" w:rsidRDefault="00EF6398" w:rsidP="008B2299"/>
        </w:tc>
        <w:tc>
          <w:tcPr>
            <w:tcW w:w="4790" w:type="dxa"/>
          </w:tcPr>
          <w:p w14:paraId="4F8BCD87" w14:textId="77777777" w:rsidR="00EF6398" w:rsidRDefault="00EF6398" w:rsidP="008B2299">
            <w:r>
              <w:rPr>
                <w:rFonts w:hint="eastAsia"/>
              </w:rPr>
              <w:t>T</w:t>
            </w:r>
            <w:r>
              <w:rPr>
                <w:rFonts w:hint="eastAsia"/>
              </w:rPr>
              <w:t>日</w:t>
            </w:r>
            <w:r>
              <w:t>当天情况，后续不变</w:t>
            </w:r>
          </w:p>
        </w:tc>
      </w:tr>
      <w:tr w:rsidR="00EF6398" w14:paraId="281F2366" w14:textId="77777777" w:rsidTr="008B2299">
        <w:tc>
          <w:tcPr>
            <w:tcW w:w="2093" w:type="dxa"/>
          </w:tcPr>
          <w:p w14:paraId="7FF6E9DC" w14:textId="77777777" w:rsidR="00EF6398" w:rsidRDefault="00EF6398" w:rsidP="008B2299">
            <w:r>
              <w:rPr>
                <w:rFonts w:hint="eastAsia"/>
              </w:rPr>
              <w:t>正常</w:t>
            </w:r>
            <w:r>
              <w:t>结清率</w:t>
            </w:r>
          </w:p>
        </w:tc>
        <w:tc>
          <w:tcPr>
            <w:tcW w:w="2693" w:type="dxa"/>
          </w:tcPr>
          <w:p w14:paraId="3E76A930" w14:textId="77777777" w:rsidR="00EF6398" w:rsidRDefault="00EF6398" w:rsidP="008B2299"/>
        </w:tc>
        <w:tc>
          <w:tcPr>
            <w:tcW w:w="4790" w:type="dxa"/>
          </w:tcPr>
          <w:p w14:paraId="69457179" w14:textId="77777777" w:rsidR="00EF6398" w:rsidRDefault="00EF6398" w:rsidP="008B2299">
            <w:r>
              <w:rPr>
                <w:rFonts w:hint="eastAsia"/>
              </w:rPr>
              <w:t>T</w:t>
            </w:r>
            <w:r>
              <w:rPr>
                <w:rFonts w:hint="eastAsia"/>
              </w:rPr>
              <w:t>日</w:t>
            </w:r>
            <w:r>
              <w:t>当天情况，后续不变</w:t>
            </w:r>
          </w:p>
        </w:tc>
      </w:tr>
      <w:tr w:rsidR="00EF6398" w14:paraId="2EBF393D" w14:textId="77777777" w:rsidTr="008B2299">
        <w:tc>
          <w:tcPr>
            <w:tcW w:w="2093" w:type="dxa"/>
          </w:tcPr>
          <w:p w14:paraId="4D9DBDDF" w14:textId="77777777" w:rsidR="00EF6398" w:rsidRDefault="00EF6398" w:rsidP="008B2299">
            <w:r>
              <w:rPr>
                <w:rFonts w:hint="eastAsia"/>
              </w:rPr>
              <w:t>入逾率</w:t>
            </w:r>
          </w:p>
        </w:tc>
        <w:tc>
          <w:tcPr>
            <w:tcW w:w="2693" w:type="dxa"/>
          </w:tcPr>
          <w:p w14:paraId="3789E83B" w14:textId="77777777" w:rsidR="00EF6398" w:rsidRDefault="00EF6398" w:rsidP="008B2299"/>
        </w:tc>
        <w:tc>
          <w:tcPr>
            <w:tcW w:w="4790" w:type="dxa"/>
          </w:tcPr>
          <w:p w14:paraId="409EFF91" w14:textId="77777777" w:rsidR="00EF6398" w:rsidRDefault="00EF6398" w:rsidP="008B2299">
            <w:r>
              <w:rPr>
                <w:rFonts w:hint="eastAsia"/>
              </w:rPr>
              <w:t>T</w:t>
            </w:r>
            <w:r>
              <w:rPr>
                <w:rFonts w:hint="eastAsia"/>
              </w:rPr>
              <w:t>日</w:t>
            </w:r>
            <w:r>
              <w:t>当天情况，后续不变</w:t>
            </w:r>
          </w:p>
        </w:tc>
      </w:tr>
      <w:tr w:rsidR="00EF6398" w14:paraId="64BA16F3" w14:textId="77777777" w:rsidTr="008B2299">
        <w:tc>
          <w:tcPr>
            <w:tcW w:w="2093" w:type="dxa"/>
          </w:tcPr>
          <w:p w14:paraId="7903B1A6" w14:textId="77777777" w:rsidR="00EF6398" w:rsidRDefault="00EF6398" w:rsidP="008B2299">
            <w:r>
              <w:t>在逾率</w:t>
            </w:r>
          </w:p>
        </w:tc>
        <w:tc>
          <w:tcPr>
            <w:tcW w:w="2693" w:type="dxa"/>
          </w:tcPr>
          <w:p w14:paraId="1DC31B01" w14:textId="77777777" w:rsidR="00EF6398" w:rsidRDefault="00EF6398" w:rsidP="008B2299"/>
        </w:tc>
        <w:tc>
          <w:tcPr>
            <w:tcW w:w="4790" w:type="dxa"/>
          </w:tcPr>
          <w:p w14:paraId="60EFA5D7" w14:textId="77777777" w:rsidR="00EF6398" w:rsidRDefault="00EF6398" w:rsidP="008B2299">
            <w:r>
              <w:rPr>
                <w:rFonts w:hint="eastAsia"/>
              </w:rPr>
              <w:t>针对</w:t>
            </w:r>
            <w:r>
              <w:t>应还单数的实时统计</w:t>
            </w:r>
          </w:p>
        </w:tc>
      </w:tr>
      <w:tr w:rsidR="00EF6398" w14:paraId="2460B3CB" w14:textId="77777777" w:rsidTr="008B2299">
        <w:tc>
          <w:tcPr>
            <w:tcW w:w="2093" w:type="dxa"/>
          </w:tcPr>
          <w:p w14:paraId="520F4D0E" w14:textId="77777777" w:rsidR="00EF6398" w:rsidRDefault="00EF6398" w:rsidP="008B2299">
            <w:r>
              <w:t>t+1</w:t>
            </w:r>
            <w:r>
              <w:rPr>
                <w:rFonts w:hint="eastAsia"/>
              </w:rPr>
              <w:t>逾期率</w:t>
            </w:r>
          </w:p>
        </w:tc>
        <w:tc>
          <w:tcPr>
            <w:tcW w:w="2693" w:type="dxa"/>
          </w:tcPr>
          <w:p w14:paraId="300BF7B1" w14:textId="77777777" w:rsidR="00EF6398" w:rsidRDefault="00EF6398" w:rsidP="008B2299"/>
        </w:tc>
        <w:tc>
          <w:tcPr>
            <w:tcW w:w="4790" w:type="dxa"/>
          </w:tcPr>
          <w:p w14:paraId="562A0077" w14:textId="77777777" w:rsidR="00EF6398" w:rsidRDefault="00EF6398" w:rsidP="008B2299"/>
        </w:tc>
      </w:tr>
      <w:tr w:rsidR="00EF6398" w14:paraId="76887AA3" w14:textId="77777777" w:rsidTr="008B2299">
        <w:tc>
          <w:tcPr>
            <w:tcW w:w="2093" w:type="dxa"/>
          </w:tcPr>
          <w:p w14:paraId="2CDE2F11" w14:textId="77777777" w:rsidR="00EF6398" w:rsidRDefault="00EF6398" w:rsidP="008B2299">
            <w:r>
              <w:t>t</w:t>
            </w:r>
            <w:r>
              <w:rPr>
                <w:rFonts w:hint="eastAsia"/>
              </w:rPr>
              <w:t>+</w:t>
            </w:r>
            <w:r>
              <w:t>3</w:t>
            </w:r>
            <w:r>
              <w:rPr>
                <w:rFonts w:hint="eastAsia"/>
              </w:rPr>
              <w:t>逾期率</w:t>
            </w:r>
          </w:p>
        </w:tc>
        <w:tc>
          <w:tcPr>
            <w:tcW w:w="2693" w:type="dxa"/>
          </w:tcPr>
          <w:p w14:paraId="62C05B1E" w14:textId="77777777" w:rsidR="00EF6398" w:rsidRDefault="00EF6398" w:rsidP="008B2299"/>
        </w:tc>
        <w:tc>
          <w:tcPr>
            <w:tcW w:w="4790" w:type="dxa"/>
          </w:tcPr>
          <w:p w14:paraId="087473BB" w14:textId="77777777" w:rsidR="00EF6398" w:rsidRDefault="00EF6398" w:rsidP="008B2299"/>
        </w:tc>
      </w:tr>
      <w:tr w:rsidR="00EF6398" w14:paraId="5AF7E5C5" w14:textId="77777777" w:rsidTr="008B2299">
        <w:tc>
          <w:tcPr>
            <w:tcW w:w="2093" w:type="dxa"/>
          </w:tcPr>
          <w:p w14:paraId="6CD5B7C6" w14:textId="77777777" w:rsidR="00EF6398" w:rsidRDefault="00EF6398" w:rsidP="008B2299">
            <w:r>
              <w:t>t+7</w:t>
            </w:r>
            <w:r>
              <w:rPr>
                <w:rFonts w:hint="eastAsia"/>
              </w:rPr>
              <w:t>逾期</w:t>
            </w:r>
            <w:r>
              <w:t>率</w:t>
            </w:r>
          </w:p>
        </w:tc>
        <w:tc>
          <w:tcPr>
            <w:tcW w:w="2693" w:type="dxa"/>
          </w:tcPr>
          <w:p w14:paraId="5DF80ACF" w14:textId="77777777" w:rsidR="00EF6398" w:rsidRDefault="00EF6398" w:rsidP="008B2299"/>
        </w:tc>
        <w:tc>
          <w:tcPr>
            <w:tcW w:w="4790" w:type="dxa"/>
          </w:tcPr>
          <w:p w14:paraId="0FC385FD" w14:textId="77777777" w:rsidR="00EF6398" w:rsidRDefault="00EF6398" w:rsidP="008B2299"/>
        </w:tc>
      </w:tr>
      <w:tr w:rsidR="00EF6398" w14:paraId="714CC2D4" w14:textId="77777777" w:rsidTr="008B2299">
        <w:tc>
          <w:tcPr>
            <w:tcW w:w="2093" w:type="dxa"/>
          </w:tcPr>
          <w:p w14:paraId="73368C82" w14:textId="77777777" w:rsidR="00EF6398" w:rsidRDefault="00EF6398" w:rsidP="008B2299">
            <w:r>
              <w:t>t+14</w:t>
            </w:r>
            <w:r>
              <w:rPr>
                <w:rFonts w:hint="eastAsia"/>
              </w:rPr>
              <w:t>逾期率</w:t>
            </w:r>
          </w:p>
        </w:tc>
        <w:tc>
          <w:tcPr>
            <w:tcW w:w="2693" w:type="dxa"/>
          </w:tcPr>
          <w:p w14:paraId="0EB93E2E" w14:textId="77777777" w:rsidR="00EF6398" w:rsidRDefault="00EF6398" w:rsidP="008B2299"/>
        </w:tc>
        <w:tc>
          <w:tcPr>
            <w:tcW w:w="4790" w:type="dxa"/>
          </w:tcPr>
          <w:p w14:paraId="7393345D" w14:textId="77777777" w:rsidR="00EF6398" w:rsidRDefault="00EF6398" w:rsidP="008B2299"/>
        </w:tc>
      </w:tr>
      <w:tr w:rsidR="00EF6398" w14:paraId="46768E32" w14:textId="77777777" w:rsidTr="008B2299">
        <w:tc>
          <w:tcPr>
            <w:tcW w:w="2093" w:type="dxa"/>
          </w:tcPr>
          <w:p w14:paraId="28DB2059" w14:textId="77777777" w:rsidR="00EF6398" w:rsidRDefault="00EF6398" w:rsidP="008B2299">
            <w:r>
              <w:t>t+30</w:t>
            </w:r>
            <w:r>
              <w:rPr>
                <w:rFonts w:hint="eastAsia"/>
              </w:rPr>
              <w:t>逾期</w:t>
            </w:r>
            <w:r>
              <w:t>率</w:t>
            </w:r>
          </w:p>
        </w:tc>
        <w:tc>
          <w:tcPr>
            <w:tcW w:w="2693" w:type="dxa"/>
          </w:tcPr>
          <w:p w14:paraId="7974CE5F" w14:textId="77777777" w:rsidR="00EF6398" w:rsidRDefault="00EF6398" w:rsidP="008B2299"/>
        </w:tc>
        <w:tc>
          <w:tcPr>
            <w:tcW w:w="4790" w:type="dxa"/>
          </w:tcPr>
          <w:p w14:paraId="111DFCC3" w14:textId="77777777" w:rsidR="00EF6398" w:rsidRDefault="00EF6398" w:rsidP="008B2299"/>
        </w:tc>
      </w:tr>
      <w:tr w:rsidR="00EF6398" w14:paraId="2B8AC793" w14:textId="77777777" w:rsidTr="008B2299">
        <w:tc>
          <w:tcPr>
            <w:tcW w:w="2093" w:type="dxa"/>
          </w:tcPr>
          <w:p w14:paraId="4D39E756" w14:textId="77777777" w:rsidR="00EF6398" w:rsidRDefault="00EF6398" w:rsidP="008B2299">
            <w:r>
              <w:t>t+60</w:t>
            </w:r>
            <w:r>
              <w:rPr>
                <w:rFonts w:hint="eastAsia"/>
              </w:rPr>
              <w:t>逾期率</w:t>
            </w:r>
          </w:p>
        </w:tc>
        <w:tc>
          <w:tcPr>
            <w:tcW w:w="2693" w:type="dxa"/>
          </w:tcPr>
          <w:p w14:paraId="416C998C" w14:textId="77777777" w:rsidR="00EF6398" w:rsidRDefault="00EF6398" w:rsidP="008B2299"/>
        </w:tc>
        <w:tc>
          <w:tcPr>
            <w:tcW w:w="4790" w:type="dxa"/>
          </w:tcPr>
          <w:p w14:paraId="7E4B5863" w14:textId="77777777" w:rsidR="00EF6398" w:rsidRDefault="00EF6398" w:rsidP="008B2299"/>
        </w:tc>
      </w:tr>
    </w:tbl>
    <w:p w14:paraId="061724C1" w14:textId="77777777" w:rsidR="00EF6398" w:rsidRPr="007A14DA" w:rsidRDefault="00EF6398" w:rsidP="00EF6398">
      <w:pPr>
        <w:pStyle w:val="aff3"/>
        <w:spacing w:line="240" w:lineRule="auto"/>
        <w:ind w:left="360" w:firstLineChars="0" w:firstLine="0"/>
      </w:pPr>
    </w:p>
    <w:p w14:paraId="40E9A521" w14:textId="77777777" w:rsidR="00EF6398" w:rsidRDefault="00EF6398" w:rsidP="00EF6398">
      <w:pPr>
        <w:pStyle w:val="4"/>
        <w:keepNext w:val="0"/>
        <w:keepLines w:val="0"/>
        <w:numPr>
          <w:ilvl w:val="3"/>
          <w:numId w:val="3"/>
        </w:numPr>
        <w:spacing w:before="0" w:line="276" w:lineRule="auto"/>
      </w:pPr>
      <w:r>
        <w:rPr>
          <w:rFonts w:hint="eastAsia"/>
        </w:rPr>
        <w:t>风控</w:t>
      </w:r>
      <w:r>
        <w:t>实时监控</w:t>
      </w:r>
    </w:p>
    <w:p w14:paraId="5E70B27C" w14:textId="77777777" w:rsidR="00EF6398" w:rsidRDefault="00EF6398" w:rsidP="00EF6398">
      <w:pPr>
        <w:spacing w:line="240" w:lineRule="auto"/>
      </w:pPr>
      <w:r>
        <w:rPr>
          <w:rFonts w:hint="eastAsia"/>
        </w:rPr>
        <w:t>报表</w:t>
      </w:r>
      <w:r>
        <w:t>说明：</w:t>
      </w:r>
    </w:p>
    <w:p w14:paraId="247C3489" w14:textId="77777777" w:rsidR="00EF6398" w:rsidRDefault="00EF6398" w:rsidP="00EF6398">
      <w:pPr>
        <w:pStyle w:val="aff3"/>
        <w:numPr>
          <w:ilvl w:val="0"/>
          <w:numId w:val="10"/>
        </w:numPr>
        <w:spacing w:line="240" w:lineRule="auto"/>
        <w:ind w:firstLineChars="0"/>
      </w:pPr>
      <w:r>
        <w:rPr>
          <w:rFonts w:hint="eastAsia"/>
        </w:rPr>
        <w:t>一日</w:t>
      </w:r>
      <w:r>
        <w:t>统计一次，</w:t>
      </w:r>
      <w:r>
        <w:rPr>
          <w:rFonts w:hint="eastAsia"/>
        </w:rPr>
        <w:t>可导出</w:t>
      </w:r>
      <w:r>
        <w:t>Excel</w:t>
      </w:r>
      <w:r>
        <w:rPr>
          <w:rFonts w:hint="eastAsia"/>
        </w:rPr>
        <w:t>表</w:t>
      </w:r>
      <w:r>
        <w:t>；</w:t>
      </w:r>
    </w:p>
    <w:p w14:paraId="4BF83E6A" w14:textId="77777777" w:rsidR="00EF6398" w:rsidRDefault="00EF6398" w:rsidP="00EF6398">
      <w:pPr>
        <w:pStyle w:val="aff3"/>
        <w:numPr>
          <w:ilvl w:val="0"/>
          <w:numId w:val="10"/>
        </w:numPr>
        <w:spacing w:line="240" w:lineRule="auto"/>
        <w:ind w:firstLineChars="0"/>
      </w:pPr>
      <w:r>
        <w:rPr>
          <w:rFonts w:hint="eastAsia"/>
        </w:rPr>
        <w:t>查询</w:t>
      </w:r>
      <w:r>
        <w:t>条件：【</w:t>
      </w:r>
      <w:r>
        <w:rPr>
          <w:rFonts w:hint="eastAsia"/>
        </w:rPr>
        <w:t>日期</w:t>
      </w:r>
      <w:r>
        <w:t>】区间；</w:t>
      </w:r>
    </w:p>
    <w:p w14:paraId="0D7F4FC3" w14:textId="77777777" w:rsidR="00EF6398" w:rsidRDefault="00EF6398" w:rsidP="00EF6398">
      <w:pPr>
        <w:pStyle w:val="aff3"/>
        <w:numPr>
          <w:ilvl w:val="0"/>
          <w:numId w:val="10"/>
        </w:numPr>
        <w:spacing w:line="240" w:lineRule="auto"/>
        <w:ind w:firstLineChars="0"/>
      </w:pPr>
      <w:r>
        <w:rPr>
          <w:rFonts w:hint="eastAsia"/>
        </w:rPr>
        <w:t>实时</w:t>
      </w:r>
      <w:r>
        <w:rPr>
          <w:rFonts w:hint="eastAsia"/>
        </w:rPr>
        <w:t>/</w:t>
      </w:r>
      <w:r>
        <w:rPr>
          <w:rFonts w:hint="eastAsia"/>
        </w:rPr>
        <w:t>每日</w:t>
      </w:r>
      <w:r>
        <w:t>发送前一日的统计；</w:t>
      </w:r>
    </w:p>
    <w:p w14:paraId="6823AADA" w14:textId="77777777" w:rsidR="00EF6398" w:rsidRPr="00437D0D" w:rsidRDefault="00EF6398" w:rsidP="00EF6398">
      <w:pPr>
        <w:pStyle w:val="aff3"/>
        <w:numPr>
          <w:ilvl w:val="0"/>
          <w:numId w:val="10"/>
        </w:numPr>
        <w:spacing w:line="240" w:lineRule="auto"/>
        <w:ind w:firstLineChars="0"/>
      </w:pPr>
      <w:r>
        <w:rPr>
          <w:rFonts w:hint="eastAsia"/>
        </w:rPr>
        <w:t>统计</w:t>
      </w:r>
      <w:r>
        <w:t>维度：</w:t>
      </w:r>
      <w:r>
        <w:rPr>
          <w:rFonts w:hint="eastAsia"/>
        </w:rPr>
        <w:t>日</w:t>
      </w:r>
      <w:r>
        <w:t>、月（</w:t>
      </w:r>
      <w:r>
        <w:rPr>
          <w:rFonts w:hint="eastAsia"/>
        </w:rPr>
        <w:t>不到</w:t>
      </w:r>
      <w:r>
        <w:t>一月时</w:t>
      </w:r>
      <w:r>
        <w:rPr>
          <w:rFonts w:hint="eastAsia"/>
        </w:rPr>
        <w:t>当月</w:t>
      </w:r>
      <w:r>
        <w:t>实时统计）</w:t>
      </w:r>
      <w:r>
        <w:rPr>
          <w:rFonts w:hint="eastAsia"/>
        </w:rPr>
        <w:t>、全量</w:t>
      </w:r>
      <w:r>
        <w:t>累加总和</w:t>
      </w:r>
    </w:p>
    <w:tbl>
      <w:tblPr>
        <w:tblStyle w:val="aff9"/>
        <w:tblW w:w="0" w:type="auto"/>
        <w:tblLook w:val="04A0" w:firstRow="1" w:lastRow="0" w:firstColumn="1" w:lastColumn="0" w:noHBand="0" w:noVBand="1"/>
      </w:tblPr>
      <w:tblGrid>
        <w:gridCol w:w="3192"/>
        <w:gridCol w:w="3192"/>
        <w:gridCol w:w="3192"/>
      </w:tblGrid>
      <w:tr w:rsidR="00EF6398" w14:paraId="21E485A7" w14:textId="77777777" w:rsidTr="008B2299">
        <w:tc>
          <w:tcPr>
            <w:tcW w:w="3192" w:type="dxa"/>
          </w:tcPr>
          <w:p w14:paraId="3B5E642F" w14:textId="77777777" w:rsidR="00EF6398" w:rsidRDefault="00EF6398" w:rsidP="008B2299">
            <w:pPr>
              <w:jc w:val="center"/>
            </w:pPr>
            <w:r>
              <w:rPr>
                <w:rFonts w:hint="eastAsia"/>
              </w:rPr>
              <w:t>字段名称</w:t>
            </w:r>
          </w:p>
        </w:tc>
        <w:tc>
          <w:tcPr>
            <w:tcW w:w="3192" w:type="dxa"/>
          </w:tcPr>
          <w:p w14:paraId="2F3623A3" w14:textId="77777777" w:rsidR="00EF6398" w:rsidRDefault="00EF6398" w:rsidP="008B2299">
            <w:pPr>
              <w:jc w:val="center"/>
            </w:pPr>
            <w:r>
              <w:rPr>
                <w:rFonts w:hint="eastAsia"/>
              </w:rPr>
              <w:t>计算</w:t>
            </w:r>
          </w:p>
        </w:tc>
        <w:tc>
          <w:tcPr>
            <w:tcW w:w="3192" w:type="dxa"/>
          </w:tcPr>
          <w:p w14:paraId="4B01DF68" w14:textId="77777777" w:rsidR="00EF6398" w:rsidRDefault="00EF6398" w:rsidP="008B2299">
            <w:pPr>
              <w:jc w:val="center"/>
            </w:pPr>
            <w:r>
              <w:rPr>
                <w:rFonts w:hint="eastAsia"/>
              </w:rPr>
              <w:t>备注</w:t>
            </w:r>
          </w:p>
        </w:tc>
      </w:tr>
      <w:tr w:rsidR="00EF6398" w14:paraId="54E98B3B" w14:textId="77777777" w:rsidTr="008B2299">
        <w:tc>
          <w:tcPr>
            <w:tcW w:w="3192" w:type="dxa"/>
          </w:tcPr>
          <w:p w14:paraId="56E82E95" w14:textId="77777777" w:rsidR="00EF6398" w:rsidRDefault="00EF6398" w:rsidP="008B2299">
            <w:r>
              <w:rPr>
                <w:rFonts w:hint="eastAsia"/>
              </w:rPr>
              <w:t>日期</w:t>
            </w:r>
          </w:p>
        </w:tc>
        <w:tc>
          <w:tcPr>
            <w:tcW w:w="3192" w:type="dxa"/>
          </w:tcPr>
          <w:p w14:paraId="244FFEF2" w14:textId="77777777" w:rsidR="00EF6398" w:rsidRDefault="00EF6398" w:rsidP="008B2299"/>
        </w:tc>
        <w:tc>
          <w:tcPr>
            <w:tcW w:w="3192" w:type="dxa"/>
          </w:tcPr>
          <w:p w14:paraId="2BF44436" w14:textId="77777777" w:rsidR="00EF6398" w:rsidRDefault="00EF6398" w:rsidP="008B2299"/>
        </w:tc>
      </w:tr>
      <w:tr w:rsidR="00EF6398" w14:paraId="45E00338" w14:textId="77777777" w:rsidTr="008B2299">
        <w:tc>
          <w:tcPr>
            <w:tcW w:w="3192" w:type="dxa"/>
          </w:tcPr>
          <w:p w14:paraId="1E8F3871" w14:textId="77777777" w:rsidR="00EF6398" w:rsidRDefault="00EF6398" w:rsidP="008B2299">
            <w:r>
              <w:rPr>
                <w:rFonts w:hint="eastAsia"/>
              </w:rPr>
              <w:t>申请</w:t>
            </w:r>
            <w:r>
              <w:t>数量</w:t>
            </w:r>
          </w:p>
        </w:tc>
        <w:tc>
          <w:tcPr>
            <w:tcW w:w="3192" w:type="dxa"/>
          </w:tcPr>
          <w:p w14:paraId="77751100" w14:textId="77777777" w:rsidR="00EF6398" w:rsidRDefault="00EF6398" w:rsidP="008B2299"/>
        </w:tc>
        <w:tc>
          <w:tcPr>
            <w:tcW w:w="3192" w:type="dxa"/>
          </w:tcPr>
          <w:p w14:paraId="611A37EA" w14:textId="77777777" w:rsidR="00EF6398" w:rsidRDefault="00EF6398" w:rsidP="008B2299"/>
        </w:tc>
      </w:tr>
      <w:tr w:rsidR="00AB1AE0" w14:paraId="28C7E186" w14:textId="77777777" w:rsidTr="008B2299">
        <w:trPr>
          <w:ins w:id="98" w:author="Administrator" w:date="2019-01-11T13:53:00Z"/>
        </w:trPr>
        <w:tc>
          <w:tcPr>
            <w:tcW w:w="3192" w:type="dxa"/>
          </w:tcPr>
          <w:p w14:paraId="22112290" w14:textId="4A32237C" w:rsidR="00AB1AE0" w:rsidRDefault="00AB1AE0" w:rsidP="008B2299">
            <w:pPr>
              <w:rPr>
                <w:ins w:id="99" w:author="Administrator" w:date="2019-01-11T13:53:00Z"/>
              </w:rPr>
            </w:pPr>
            <w:ins w:id="100" w:author="Administrator" w:date="2019-01-11T13:53:00Z">
              <w:r>
                <w:rPr>
                  <w:rFonts w:hint="eastAsia"/>
                </w:rPr>
                <w:t>首借</w:t>
              </w:r>
              <w:r>
                <w:t>申请数量</w:t>
              </w:r>
            </w:ins>
          </w:p>
        </w:tc>
        <w:tc>
          <w:tcPr>
            <w:tcW w:w="3192" w:type="dxa"/>
          </w:tcPr>
          <w:p w14:paraId="0667A3D1" w14:textId="77777777" w:rsidR="00AB1AE0" w:rsidRDefault="00AB1AE0" w:rsidP="008B2299">
            <w:pPr>
              <w:rPr>
                <w:ins w:id="101" w:author="Administrator" w:date="2019-01-11T13:53:00Z"/>
              </w:rPr>
            </w:pPr>
          </w:p>
        </w:tc>
        <w:tc>
          <w:tcPr>
            <w:tcW w:w="3192" w:type="dxa"/>
          </w:tcPr>
          <w:p w14:paraId="51043090" w14:textId="77777777" w:rsidR="00AB1AE0" w:rsidRDefault="00AB1AE0" w:rsidP="008B2299">
            <w:pPr>
              <w:rPr>
                <w:ins w:id="102" w:author="Administrator" w:date="2019-01-11T13:53:00Z"/>
              </w:rPr>
            </w:pPr>
          </w:p>
        </w:tc>
      </w:tr>
      <w:tr w:rsidR="00AB1AE0" w14:paraId="3809C195" w14:textId="77777777" w:rsidTr="008B2299">
        <w:trPr>
          <w:ins w:id="103" w:author="Administrator" w:date="2019-01-11T13:53:00Z"/>
        </w:trPr>
        <w:tc>
          <w:tcPr>
            <w:tcW w:w="3192" w:type="dxa"/>
          </w:tcPr>
          <w:p w14:paraId="6424E0A4" w14:textId="096DA2CA" w:rsidR="00AB1AE0" w:rsidRDefault="00AB1AE0" w:rsidP="008B2299">
            <w:pPr>
              <w:rPr>
                <w:ins w:id="104" w:author="Administrator" w:date="2019-01-11T13:53:00Z"/>
              </w:rPr>
            </w:pPr>
            <w:ins w:id="105" w:author="Administrator" w:date="2019-01-11T13:53:00Z">
              <w:r>
                <w:rPr>
                  <w:rFonts w:hint="eastAsia"/>
                </w:rPr>
                <w:t>复借</w:t>
              </w:r>
              <w:r>
                <w:t>申请数量</w:t>
              </w:r>
            </w:ins>
          </w:p>
        </w:tc>
        <w:tc>
          <w:tcPr>
            <w:tcW w:w="3192" w:type="dxa"/>
          </w:tcPr>
          <w:p w14:paraId="75CAD5FE" w14:textId="77777777" w:rsidR="00AB1AE0" w:rsidRDefault="00AB1AE0" w:rsidP="008B2299">
            <w:pPr>
              <w:rPr>
                <w:ins w:id="106" w:author="Administrator" w:date="2019-01-11T13:53:00Z"/>
              </w:rPr>
            </w:pPr>
          </w:p>
        </w:tc>
        <w:tc>
          <w:tcPr>
            <w:tcW w:w="3192" w:type="dxa"/>
          </w:tcPr>
          <w:p w14:paraId="018074B4" w14:textId="77777777" w:rsidR="00AB1AE0" w:rsidRDefault="00AB1AE0" w:rsidP="008B2299">
            <w:pPr>
              <w:rPr>
                <w:ins w:id="107" w:author="Administrator" w:date="2019-01-11T13:53:00Z"/>
              </w:rPr>
            </w:pPr>
          </w:p>
        </w:tc>
      </w:tr>
      <w:tr w:rsidR="00EF6398" w14:paraId="67830C81" w14:textId="77777777" w:rsidTr="008B2299">
        <w:tc>
          <w:tcPr>
            <w:tcW w:w="3192" w:type="dxa"/>
          </w:tcPr>
          <w:p w14:paraId="3DE854CF" w14:textId="77777777" w:rsidR="00EF6398" w:rsidRDefault="00EF6398" w:rsidP="008B2299">
            <w:r>
              <w:rPr>
                <w:rFonts w:hint="eastAsia"/>
              </w:rPr>
              <w:t>自动</w:t>
            </w:r>
            <w:r>
              <w:t>通过</w:t>
            </w:r>
            <w:r>
              <w:rPr>
                <w:rFonts w:hint="eastAsia"/>
              </w:rPr>
              <w:t>数</w:t>
            </w:r>
            <w:r>
              <w:t>量</w:t>
            </w:r>
          </w:p>
        </w:tc>
        <w:tc>
          <w:tcPr>
            <w:tcW w:w="3192" w:type="dxa"/>
          </w:tcPr>
          <w:p w14:paraId="150A5E65" w14:textId="77777777" w:rsidR="00EF6398" w:rsidRDefault="00EF6398" w:rsidP="008B2299"/>
        </w:tc>
        <w:tc>
          <w:tcPr>
            <w:tcW w:w="3192" w:type="dxa"/>
          </w:tcPr>
          <w:p w14:paraId="49D41053" w14:textId="77777777" w:rsidR="00EF6398" w:rsidRDefault="00EF6398" w:rsidP="008B2299"/>
        </w:tc>
      </w:tr>
      <w:tr w:rsidR="00EF6398" w14:paraId="477A4AA5" w14:textId="77777777" w:rsidTr="008B2299">
        <w:tc>
          <w:tcPr>
            <w:tcW w:w="3192" w:type="dxa"/>
          </w:tcPr>
          <w:p w14:paraId="29838E3A" w14:textId="77777777" w:rsidR="00EF6398" w:rsidRDefault="00EF6398" w:rsidP="008B2299">
            <w:r>
              <w:rPr>
                <w:rFonts w:hint="eastAsia"/>
              </w:rPr>
              <w:t>自动</w:t>
            </w:r>
            <w:r>
              <w:t>拒绝数量</w:t>
            </w:r>
          </w:p>
        </w:tc>
        <w:tc>
          <w:tcPr>
            <w:tcW w:w="3192" w:type="dxa"/>
          </w:tcPr>
          <w:p w14:paraId="36F406FC" w14:textId="77777777" w:rsidR="00EF6398" w:rsidRDefault="00EF6398" w:rsidP="008B2299"/>
        </w:tc>
        <w:tc>
          <w:tcPr>
            <w:tcW w:w="3192" w:type="dxa"/>
          </w:tcPr>
          <w:p w14:paraId="4ABCC910" w14:textId="77777777" w:rsidR="00EF6398" w:rsidRDefault="00EF6398" w:rsidP="008B2299"/>
        </w:tc>
      </w:tr>
      <w:tr w:rsidR="00AB1AE0" w14:paraId="20A06378" w14:textId="77777777" w:rsidTr="008B2299">
        <w:trPr>
          <w:ins w:id="108" w:author="Administrator" w:date="2019-01-11T13:53:00Z"/>
        </w:trPr>
        <w:tc>
          <w:tcPr>
            <w:tcW w:w="3192" w:type="dxa"/>
          </w:tcPr>
          <w:p w14:paraId="6BD301FD" w14:textId="66830EF7" w:rsidR="00AB1AE0" w:rsidRDefault="00AB1AE0" w:rsidP="008B2299">
            <w:pPr>
              <w:rPr>
                <w:ins w:id="109" w:author="Administrator" w:date="2019-01-11T13:53:00Z"/>
              </w:rPr>
            </w:pPr>
            <w:ins w:id="110" w:author="Administrator" w:date="2019-01-11T13:54:00Z">
              <w:r>
                <w:rPr>
                  <w:rFonts w:hint="eastAsia"/>
                </w:rPr>
                <w:t>首借</w:t>
              </w:r>
              <w:r>
                <w:t>自动通过数量</w:t>
              </w:r>
            </w:ins>
          </w:p>
        </w:tc>
        <w:tc>
          <w:tcPr>
            <w:tcW w:w="3192" w:type="dxa"/>
          </w:tcPr>
          <w:p w14:paraId="190028FE" w14:textId="77777777" w:rsidR="00AB1AE0" w:rsidRDefault="00AB1AE0" w:rsidP="008B2299">
            <w:pPr>
              <w:rPr>
                <w:ins w:id="111" w:author="Administrator" w:date="2019-01-11T13:53:00Z"/>
              </w:rPr>
            </w:pPr>
          </w:p>
        </w:tc>
        <w:tc>
          <w:tcPr>
            <w:tcW w:w="3192" w:type="dxa"/>
          </w:tcPr>
          <w:p w14:paraId="36316946" w14:textId="77777777" w:rsidR="00AB1AE0" w:rsidRDefault="00AB1AE0" w:rsidP="008B2299">
            <w:pPr>
              <w:rPr>
                <w:ins w:id="112" w:author="Administrator" w:date="2019-01-11T13:53:00Z"/>
              </w:rPr>
            </w:pPr>
          </w:p>
        </w:tc>
      </w:tr>
      <w:tr w:rsidR="00AB1AE0" w14:paraId="36B0613B" w14:textId="77777777" w:rsidTr="008B2299">
        <w:trPr>
          <w:ins w:id="113" w:author="Administrator" w:date="2019-01-11T13:54:00Z"/>
        </w:trPr>
        <w:tc>
          <w:tcPr>
            <w:tcW w:w="3192" w:type="dxa"/>
          </w:tcPr>
          <w:p w14:paraId="7153DC1B" w14:textId="5A5E3052" w:rsidR="00AB1AE0" w:rsidRDefault="00AB1AE0" w:rsidP="008B2299">
            <w:pPr>
              <w:rPr>
                <w:ins w:id="114" w:author="Administrator" w:date="2019-01-11T13:54:00Z"/>
              </w:rPr>
            </w:pPr>
            <w:ins w:id="115" w:author="Administrator" w:date="2019-01-11T13:54:00Z">
              <w:r>
                <w:rPr>
                  <w:rFonts w:hint="eastAsia"/>
                </w:rPr>
                <w:t>首借</w:t>
              </w:r>
              <w:r>
                <w:t>自动</w:t>
              </w:r>
              <w:r>
                <w:rPr>
                  <w:rFonts w:hint="eastAsia"/>
                </w:rPr>
                <w:t>拒绝</w:t>
              </w:r>
              <w:r>
                <w:t>数量</w:t>
              </w:r>
            </w:ins>
          </w:p>
        </w:tc>
        <w:tc>
          <w:tcPr>
            <w:tcW w:w="3192" w:type="dxa"/>
          </w:tcPr>
          <w:p w14:paraId="392FDBEA" w14:textId="77777777" w:rsidR="00AB1AE0" w:rsidRDefault="00AB1AE0" w:rsidP="008B2299">
            <w:pPr>
              <w:rPr>
                <w:ins w:id="116" w:author="Administrator" w:date="2019-01-11T13:54:00Z"/>
              </w:rPr>
            </w:pPr>
          </w:p>
        </w:tc>
        <w:tc>
          <w:tcPr>
            <w:tcW w:w="3192" w:type="dxa"/>
          </w:tcPr>
          <w:p w14:paraId="7C146D41" w14:textId="77777777" w:rsidR="00AB1AE0" w:rsidRDefault="00AB1AE0" w:rsidP="008B2299">
            <w:pPr>
              <w:rPr>
                <w:ins w:id="117" w:author="Administrator" w:date="2019-01-11T13:54:00Z"/>
              </w:rPr>
            </w:pPr>
          </w:p>
        </w:tc>
      </w:tr>
      <w:tr w:rsidR="00AB1AE0" w14:paraId="16468686" w14:textId="77777777" w:rsidTr="008B2299">
        <w:trPr>
          <w:ins w:id="118" w:author="Administrator" w:date="2019-01-11T13:54:00Z"/>
        </w:trPr>
        <w:tc>
          <w:tcPr>
            <w:tcW w:w="3192" w:type="dxa"/>
          </w:tcPr>
          <w:p w14:paraId="63441A68" w14:textId="2526AA04" w:rsidR="00AB1AE0" w:rsidRDefault="00AB1AE0" w:rsidP="008B2299">
            <w:pPr>
              <w:rPr>
                <w:ins w:id="119" w:author="Administrator" w:date="2019-01-11T13:54:00Z"/>
              </w:rPr>
            </w:pPr>
            <w:ins w:id="120" w:author="Administrator" w:date="2019-01-11T13:54:00Z">
              <w:r>
                <w:rPr>
                  <w:rFonts w:hint="eastAsia"/>
                </w:rPr>
                <w:t>复借</w:t>
              </w:r>
              <w:r>
                <w:t>自动通过数量</w:t>
              </w:r>
            </w:ins>
          </w:p>
        </w:tc>
        <w:tc>
          <w:tcPr>
            <w:tcW w:w="3192" w:type="dxa"/>
          </w:tcPr>
          <w:p w14:paraId="46B5F5A0" w14:textId="77777777" w:rsidR="00AB1AE0" w:rsidRDefault="00AB1AE0" w:rsidP="008B2299">
            <w:pPr>
              <w:rPr>
                <w:ins w:id="121" w:author="Administrator" w:date="2019-01-11T13:54:00Z"/>
              </w:rPr>
            </w:pPr>
          </w:p>
        </w:tc>
        <w:tc>
          <w:tcPr>
            <w:tcW w:w="3192" w:type="dxa"/>
          </w:tcPr>
          <w:p w14:paraId="4D9CDFE7" w14:textId="77777777" w:rsidR="00AB1AE0" w:rsidRDefault="00AB1AE0" w:rsidP="008B2299">
            <w:pPr>
              <w:rPr>
                <w:ins w:id="122" w:author="Administrator" w:date="2019-01-11T13:54:00Z"/>
              </w:rPr>
            </w:pPr>
          </w:p>
        </w:tc>
      </w:tr>
      <w:tr w:rsidR="00AB1AE0" w14:paraId="292D467B" w14:textId="77777777" w:rsidTr="008B2299">
        <w:trPr>
          <w:ins w:id="123" w:author="Administrator" w:date="2019-01-11T13:54:00Z"/>
        </w:trPr>
        <w:tc>
          <w:tcPr>
            <w:tcW w:w="3192" w:type="dxa"/>
          </w:tcPr>
          <w:p w14:paraId="045C96C5" w14:textId="4016C9EE" w:rsidR="00AB1AE0" w:rsidRDefault="00AB1AE0" w:rsidP="008B2299">
            <w:pPr>
              <w:rPr>
                <w:ins w:id="124" w:author="Administrator" w:date="2019-01-11T13:54:00Z"/>
              </w:rPr>
            </w:pPr>
            <w:ins w:id="125" w:author="Administrator" w:date="2019-01-11T13:54:00Z">
              <w:r>
                <w:rPr>
                  <w:rFonts w:hint="eastAsia"/>
                </w:rPr>
                <w:t>复借</w:t>
              </w:r>
              <w:r>
                <w:t>自动拒绝数量</w:t>
              </w:r>
            </w:ins>
          </w:p>
        </w:tc>
        <w:tc>
          <w:tcPr>
            <w:tcW w:w="3192" w:type="dxa"/>
          </w:tcPr>
          <w:p w14:paraId="6F10BBE9" w14:textId="77777777" w:rsidR="00AB1AE0" w:rsidRDefault="00AB1AE0" w:rsidP="008B2299">
            <w:pPr>
              <w:rPr>
                <w:ins w:id="126" w:author="Administrator" w:date="2019-01-11T13:54:00Z"/>
              </w:rPr>
            </w:pPr>
          </w:p>
        </w:tc>
        <w:tc>
          <w:tcPr>
            <w:tcW w:w="3192" w:type="dxa"/>
          </w:tcPr>
          <w:p w14:paraId="7005CA42" w14:textId="77777777" w:rsidR="00AB1AE0" w:rsidRDefault="00AB1AE0" w:rsidP="008B2299">
            <w:pPr>
              <w:rPr>
                <w:ins w:id="127" w:author="Administrator" w:date="2019-01-11T13:54:00Z"/>
              </w:rPr>
            </w:pPr>
          </w:p>
        </w:tc>
      </w:tr>
      <w:tr w:rsidR="00EF6398" w14:paraId="4F68D98F" w14:textId="77777777" w:rsidTr="008B2299">
        <w:tc>
          <w:tcPr>
            <w:tcW w:w="3192" w:type="dxa"/>
          </w:tcPr>
          <w:p w14:paraId="398E81FF" w14:textId="454D9896" w:rsidR="00EF6398" w:rsidRDefault="00AB1AE0" w:rsidP="008B2299">
            <w:ins w:id="128" w:author="Administrator" w:date="2019-01-11T13:55:00Z">
              <w:r>
                <w:rPr>
                  <w:rFonts w:hint="eastAsia"/>
                </w:rPr>
                <w:t>首借</w:t>
              </w:r>
            </w:ins>
            <w:r w:rsidR="00EF6398" w:rsidRPr="007355CE">
              <w:rPr>
                <w:rFonts w:hint="eastAsia"/>
              </w:rPr>
              <w:t>自动拒绝</w:t>
            </w:r>
            <w:r w:rsidR="00EF6398" w:rsidRPr="007355CE">
              <w:t>率</w:t>
            </w:r>
          </w:p>
        </w:tc>
        <w:tc>
          <w:tcPr>
            <w:tcW w:w="3192" w:type="dxa"/>
          </w:tcPr>
          <w:p w14:paraId="2B1DD640" w14:textId="42A90009" w:rsidR="00EF6398" w:rsidRDefault="00EF6398" w:rsidP="008B2299">
            <w:del w:id="129" w:author="Administrator" w:date="2019-01-11T13:55:00Z">
              <w:r w:rsidDel="00AB1AE0">
                <w:rPr>
                  <w:rFonts w:hint="eastAsia"/>
                </w:rPr>
                <w:delText>自动</w:delText>
              </w:r>
              <w:r w:rsidDel="00AB1AE0">
                <w:delText>拒绝量</w:delText>
              </w:r>
              <w:r w:rsidDel="00AB1AE0">
                <w:rPr>
                  <w:rFonts w:hint="eastAsia"/>
                </w:rPr>
                <w:delText>/(</w:delText>
              </w:r>
              <w:r w:rsidDel="00AB1AE0">
                <w:rPr>
                  <w:rFonts w:hint="eastAsia"/>
                </w:rPr>
                <w:delText>申请数量</w:delText>
              </w:r>
              <w:r w:rsidDel="00AB1AE0">
                <w:delText>-</w:delText>
              </w:r>
              <w:r w:rsidDel="00AB1AE0">
                <w:delText>复借量</w:delText>
              </w:r>
              <w:r w:rsidDel="00AB1AE0">
                <w:rPr>
                  <w:rFonts w:hint="eastAsia"/>
                </w:rPr>
                <w:delText>)</w:delText>
              </w:r>
            </w:del>
          </w:p>
        </w:tc>
        <w:tc>
          <w:tcPr>
            <w:tcW w:w="3192" w:type="dxa"/>
          </w:tcPr>
          <w:p w14:paraId="32B11B16" w14:textId="77777777" w:rsidR="00EF6398" w:rsidRDefault="00EF6398" w:rsidP="008B2299"/>
        </w:tc>
      </w:tr>
      <w:tr w:rsidR="00AB1AE0" w14:paraId="73C4C911" w14:textId="77777777" w:rsidTr="008B2299">
        <w:trPr>
          <w:ins w:id="130" w:author="Administrator" w:date="2019-01-11T13:55:00Z"/>
        </w:trPr>
        <w:tc>
          <w:tcPr>
            <w:tcW w:w="3192" w:type="dxa"/>
          </w:tcPr>
          <w:p w14:paraId="12655F35" w14:textId="7A09C971" w:rsidR="00AB1AE0" w:rsidRDefault="00AB1AE0" w:rsidP="008B2299">
            <w:pPr>
              <w:rPr>
                <w:ins w:id="131" w:author="Administrator" w:date="2019-01-11T13:55:00Z"/>
              </w:rPr>
            </w:pPr>
            <w:ins w:id="132" w:author="Administrator" w:date="2019-01-11T13:55:00Z">
              <w:r>
                <w:rPr>
                  <w:rFonts w:hint="eastAsia"/>
                </w:rPr>
                <w:t>复借</w:t>
              </w:r>
              <w:r>
                <w:t>自动拒绝率</w:t>
              </w:r>
            </w:ins>
          </w:p>
        </w:tc>
        <w:tc>
          <w:tcPr>
            <w:tcW w:w="3192" w:type="dxa"/>
          </w:tcPr>
          <w:p w14:paraId="56021FF0" w14:textId="77777777" w:rsidR="00AB1AE0" w:rsidDel="00AB1AE0" w:rsidRDefault="00AB1AE0" w:rsidP="008B2299">
            <w:pPr>
              <w:rPr>
                <w:ins w:id="133" w:author="Administrator" w:date="2019-01-11T13:55:00Z"/>
              </w:rPr>
            </w:pPr>
          </w:p>
        </w:tc>
        <w:tc>
          <w:tcPr>
            <w:tcW w:w="3192" w:type="dxa"/>
          </w:tcPr>
          <w:p w14:paraId="2A90100F" w14:textId="77777777" w:rsidR="00AB1AE0" w:rsidRDefault="00AB1AE0" w:rsidP="008B2299">
            <w:pPr>
              <w:rPr>
                <w:ins w:id="134" w:author="Administrator" w:date="2019-01-11T13:55:00Z"/>
              </w:rPr>
            </w:pPr>
          </w:p>
        </w:tc>
      </w:tr>
      <w:tr w:rsidR="00EF6398" w14:paraId="3FF3A947" w14:textId="77777777" w:rsidTr="008B2299">
        <w:tc>
          <w:tcPr>
            <w:tcW w:w="3192" w:type="dxa"/>
          </w:tcPr>
          <w:p w14:paraId="046F1021" w14:textId="77777777" w:rsidR="00EF6398" w:rsidRDefault="00EF6398" w:rsidP="008B2299">
            <w:r>
              <w:rPr>
                <w:rFonts w:hint="eastAsia"/>
              </w:rPr>
              <w:t>人工</w:t>
            </w:r>
            <w:r>
              <w:t>审核</w:t>
            </w:r>
            <w:r>
              <w:rPr>
                <w:rFonts w:hint="eastAsia"/>
              </w:rPr>
              <w:t>数</w:t>
            </w:r>
            <w:r>
              <w:t>量</w:t>
            </w:r>
          </w:p>
        </w:tc>
        <w:tc>
          <w:tcPr>
            <w:tcW w:w="3192" w:type="dxa"/>
          </w:tcPr>
          <w:p w14:paraId="33CA78E9" w14:textId="77777777" w:rsidR="00EF6398" w:rsidRDefault="00EF6398" w:rsidP="008B2299">
            <w:r>
              <w:rPr>
                <w:rFonts w:hint="eastAsia"/>
              </w:rPr>
              <w:t>自动</w:t>
            </w:r>
            <w:r>
              <w:t>通过订单数</w:t>
            </w:r>
          </w:p>
        </w:tc>
        <w:tc>
          <w:tcPr>
            <w:tcW w:w="3192" w:type="dxa"/>
          </w:tcPr>
          <w:p w14:paraId="798D61F3" w14:textId="77777777" w:rsidR="00EF6398" w:rsidRDefault="00EF6398" w:rsidP="008B2299">
            <w:r>
              <w:rPr>
                <w:rFonts w:hint="eastAsia"/>
              </w:rPr>
              <w:t>人工</w:t>
            </w:r>
            <w:r>
              <w:t>审核订单数</w:t>
            </w:r>
          </w:p>
        </w:tc>
      </w:tr>
      <w:tr w:rsidR="00EF6398" w14:paraId="35E31F2E" w14:textId="77777777" w:rsidTr="008B2299">
        <w:tc>
          <w:tcPr>
            <w:tcW w:w="3192" w:type="dxa"/>
          </w:tcPr>
          <w:p w14:paraId="01B1E855" w14:textId="77777777" w:rsidR="00EF6398" w:rsidRDefault="00EF6398" w:rsidP="008B2299">
            <w:r>
              <w:rPr>
                <w:rFonts w:hint="eastAsia"/>
              </w:rPr>
              <w:t>人工拒绝数</w:t>
            </w:r>
            <w:r>
              <w:t>量</w:t>
            </w:r>
          </w:p>
        </w:tc>
        <w:tc>
          <w:tcPr>
            <w:tcW w:w="3192" w:type="dxa"/>
          </w:tcPr>
          <w:p w14:paraId="212AA8B2" w14:textId="77777777" w:rsidR="00EF6398" w:rsidRDefault="00EF6398" w:rsidP="008B2299"/>
        </w:tc>
        <w:tc>
          <w:tcPr>
            <w:tcW w:w="3192" w:type="dxa"/>
          </w:tcPr>
          <w:p w14:paraId="7C9687C2" w14:textId="77777777" w:rsidR="00EF6398" w:rsidRDefault="00EF6398" w:rsidP="008B2299"/>
        </w:tc>
      </w:tr>
      <w:tr w:rsidR="00EF6398" w14:paraId="644DAF69" w14:textId="77777777" w:rsidTr="008B2299">
        <w:tc>
          <w:tcPr>
            <w:tcW w:w="3192" w:type="dxa"/>
          </w:tcPr>
          <w:p w14:paraId="652FEB5F" w14:textId="77777777" w:rsidR="00EF6398" w:rsidRDefault="00EF6398" w:rsidP="008B2299">
            <w:r>
              <w:rPr>
                <w:rFonts w:hint="eastAsia"/>
              </w:rPr>
              <w:t>人工</w:t>
            </w:r>
            <w:r>
              <w:t>拒绝率</w:t>
            </w:r>
          </w:p>
        </w:tc>
        <w:tc>
          <w:tcPr>
            <w:tcW w:w="3192" w:type="dxa"/>
          </w:tcPr>
          <w:p w14:paraId="7A65762C" w14:textId="77777777" w:rsidR="00EF6398" w:rsidRDefault="00EF6398" w:rsidP="008B2299">
            <w:r>
              <w:rPr>
                <w:rFonts w:hint="eastAsia"/>
              </w:rPr>
              <w:t>人工</w:t>
            </w:r>
            <w:r>
              <w:t>拒绝</w:t>
            </w:r>
            <w:r>
              <w:rPr>
                <w:rFonts w:hint="eastAsia"/>
              </w:rPr>
              <w:t>数</w:t>
            </w:r>
            <w:r>
              <w:t>量</w:t>
            </w:r>
            <w:r>
              <w:rPr>
                <w:rFonts w:hint="eastAsia"/>
              </w:rPr>
              <w:t>/</w:t>
            </w:r>
            <w:r>
              <w:rPr>
                <w:rFonts w:hint="eastAsia"/>
              </w:rPr>
              <w:t>人工</w:t>
            </w:r>
            <w:r>
              <w:t>审核</w:t>
            </w:r>
            <w:r>
              <w:rPr>
                <w:rFonts w:hint="eastAsia"/>
              </w:rPr>
              <w:t>数量</w:t>
            </w:r>
          </w:p>
        </w:tc>
        <w:tc>
          <w:tcPr>
            <w:tcW w:w="3192" w:type="dxa"/>
          </w:tcPr>
          <w:p w14:paraId="21736DF2" w14:textId="77777777" w:rsidR="00EF6398" w:rsidRDefault="00EF6398" w:rsidP="008B2299"/>
        </w:tc>
      </w:tr>
      <w:tr w:rsidR="00EF6398" w14:paraId="0F5BB71B" w14:textId="77777777" w:rsidTr="008B2299">
        <w:tc>
          <w:tcPr>
            <w:tcW w:w="3192" w:type="dxa"/>
          </w:tcPr>
          <w:p w14:paraId="134F2876" w14:textId="77777777" w:rsidR="00EF6398" w:rsidRDefault="00EF6398" w:rsidP="008B2299">
            <w:r>
              <w:rPr>
                <w:rFonts w:hint="eastAsia"/>
              </w:rPr>
              <w:t>首借</w:t>
            </w:r>
            <w:r>
              <w:t>放款</w:t>
            </w:r>
            <w:r>
              <w:rPr>
                <w:rFonts w:hint="eastAsia"/>
              </w:rPr>
              <w:t>数</w:t>
            </w:r>
            <w:r>
              <w:t>量</w:t>
            </w:r>
          </w:p>
        </w:tc>
        <w:tc>
          <w:tcPr>
            <w:tcW w:w="3192" w:type="dxa"/>
          </w:tcPr>
          <w:p w14:paraId="5ECFFE1F" w14:textId="77777777" w:rsidR="00EF6398" w:rsidRDefault="00EF6398" w:rsidP="008B2299">
            <w:r>
              <w:rPr>
                <w:rFonts w:hint="eastAsia"/>
              </w:rPr>
              <w:t>已放款</w:t>
            </w:r>
            <w:r>
              <w:t>的数量</w:t>
            </w:r>
          </w:p>
        </w:tc>
        <w:tc>
          <w:tcPr>
            <w:tcW w:w="3192" w:type="dxa"/>
          </w:tcPr>
          <w:p w14:paraId="6C54E17F" w14:textId="77777777" w:rsidR="00EF6398" w:rsidRDefault="00EF6398" w:rsidP="008B2299"/>
        </w:tc>
      </w:tr>
    </w:tbl>
    <w:p w14:paraId="4C8C44EC" w14:textId="77777777" w:rsidR="00EF6398" w:rsidRPr="001F404D" w:rsidRDefault="00EF6398" w:rsidP="00EF6398">
      <w:pPr>
        <w:pStyle w:val="aff3"/>
        <w:spacing w:line="240" w:lineRule="auto"/>
        <w:ind w:left="360" w:firstLineChars="0" w:firstLine="0"/>
      </w:pPr>
    </w:p>
    <w:p w14:paraId="3C3D01D4" w14:textId="77777777" w:rsidR="00EF6398" w:rsidRDefault="00EF6398" w:rsidP="00EF6398">
      <w:pPr>
        <w:pStyle w:val="4"/>
        <w:keepNext w:val="0"/>
        <w:keepLines w:val="0"/>
        <w:numPr>
          <w:ilvl w:val="3"/>
          <w:numId w:val="3"/>
        </w:numPr>
        <w:spacing w:before="0" w:line="276" w:lineRule="auto"/>
      </w:pPr>
      <w:r>
        <w:rPr>
          <w:rFonts w:hint="eastAsia"/>
        </w:rPr>
        <w:t>人工</w:t>
      </w:r>
      <w:r>
        <w:t>审批报表</w:t>
      </w:r>
    </w:p>
    <w:p w14:paraId="0B7BF1AB" w14:textId="77777777" w:rsidR="00EF6398" w:rsidRDefault="00EF6398" w:rsidP="00EF6398">
      <w:r>
        <w:rPr>
          <w:rFonts w:hint="eastAsia"/>
        </w:rPr>
        <w:t>报表</w:t>
      </w:r>
      <w:r>
        <w:t>说明：</w:t>
      </w:r>
    </w:p>
    <w:p w14:paraId="2CF2E3D2" w14:textId="77777777" w:rsidR="00EF6398" w:rsidRDefault="00EF6398" w:rsidP="00EF6398">
      <w:pPr>
        <w:pStyle w:val="aff3"/>
        <w:numPr>
          <w:ilvl w:val="0"/>
          <w:numId w:val="12"/>
        </w:numPr>
        <w:ind w:firstLineChars="0"/>
      </w:pPr>
      <w:r>
        <w:rPr>
          <w:rFonts w:hint="eastAsia"/>
        </w:rPr>
        <w:t>一日</w:t>
      </w:r>
      <w:r>
        <w:t>统计一次，</w:t>
      </w:r>
      <w:r>
        <w:rPr>
          <w:rFonts w:hint="eastAsia"/>
        </w:rPr>
        <w:t>每个</w:t>
      </w:r>
      <w:r>
        <w:t>审批人一条记录，可导出</w:t>
      </w:r>
      <w:r>
        <w:t>Excel</w:t>
      </w:r>
      <w:r>
        <w:rPr>
          <w:rFonts w:hint="eastAsia"/>
        </w:rPr>
        <w:t>表</w:t>
      </w:r>
      <w:r>
        <w:t>；</w:t>
      </w:r>
    </w:p>
    <w:p w14:paraId="7D1AB9B1" w14:textId="77777777" w:rsidR="00EF6398" w:rsidRDefault="00EF6398" w:rsidP="00EF6398">
      <w:pPr>
        <w:pStyle w:val="aff3"/>
        <w:numPr>
          <w:ilvl w:val="0"/>
          <w:numId w:val="12"/>
        </w:numPr>
        <w:ind w:firstLineChars="0"/>
      </w:pPr>
      <w:r>
        <w:rPr>
          <w:rFonts w:hint="eastAsia"/>
        </w:rPr>
        <w:lastRenderedPageBreak/>
        <w:t>查询</w:t>
      </w:r>
      <w:r>
        <w:t>条件【</w:t>
      </w:r>
      <w:r>
        <w:rPr>
          <w:rFonts w:hint="eastAsia"/>
        </w:rPr>
        <w:t>日期</w:t>
      </w:r>
      <w:r>
        <w:t>】区间；</w:t>
      </w:r>
    </w:p>
    <w:p w14:paraId="0552A34E" w14:textId="77777777" w:rsidR="00EF6398" w:rsidRPr="00437D0D" w:rsidRDefault="00EF6398" w:rsidP="00EF6398">
      <w:pPr>
        <w:pStyle w:val="aff3"/>
        <w:numPr>
          <w:ilvl w:val="0"/>
          <w:numId w:val="12"/>
        </w:numPr>
        <w:spacing w:line="240" w:lineRule="auto"/>
        <w:ind w:firstLineChars="0"/>
      </w:pPr>
      <w:r>
        <w:rPr>
          <w:rFonts w:hint="eastAsia"/>
        </w:rPr>
        <w:t>统计</w:t>
      </w:r>
      <w:r>
        <w:t>维度：</w:t>
      </w:r>
      <w:r>
        <w:rPr>
          <w:rFonts w:hint="eastAsia"/>
        </w:rPr>
        <w:t>日</w:t>
      </w:r>
      <w:r>
        <w:t>、月（</w:t>
      </w:r>
      <w:r>
        <w:rPr>
          <w:rFonts w:hint="eastAsia"/>
        </w:rPr>
        <w:t>不到</w:t>
      </w:r>
      <w:r>
        <w:t>一月时</w:t>
      </w:r>
      <w:r>
        <w:rPr>
          <w:rFonts w:hint="eastAsia"/>
        </w:rPr>
        <w:t>当月</w:t>
      </w:r>
      <w:r>
        <w:t>实时统计）</w:t>
      </w:r>
      <w:r>
        <w:rPr>
          <w:rFonts w:hint="eastAsia"/>
        </w:rPr>
        <w:t>、全量</w:t>
      </w:r>
      <w:r>
        <w:t>累加总和</w:t>
      </w:r>
    </w:p>
    <w:tbl>
      <w:tblPr>
        <w:tblStyle w:val="aff9"/>
        <w:tblW w:w="0" w:type="auto"/>
        <w:tblLook w:val="04A0" w:firstRow="1" w:lastRow="0" w:firstColumn="1" w:lastColumn="0" w:noHBand="0" w:noVBand="1"/>
      </w:tblPr>
      <w:tblGrid>
        <w:gridCol w:w="3192"/>
        <w:gridCol w:w="3192"/>
        <w:gridCol w:w="3192"/>
      </w:tblGrid>
      <w:tr w:rsidR="00EF6398" w14:paraId="2E008DD4" w14:textId="77777777" w:rsidTr="008B2299">
        <w:tc>
          <w:tcPr>
            <w:tcW w:w="3192" w:type="dxa"/>
          </w:tcPr>
          <w:p w14:paraId="4E4F9F4F" w14:textId="77777777" w:rsidR="00EF6398" w:rsidRDefault="00EF6398" w:rsidP="008B2299">
            <w:pPr>
              <w:jc w:val="center"/>
            </w:pPr>
            <w:r>
              <w:rPr>
                <w:rFonts w:hint="eastAsia"/>
              </w:rPr>
              <w:t>字段名称</w:t>
            </w:r>
          </w:p>
        </w:tc>
        <w:tc>
          <w:tcPr>
            <w:tcW w:w="3192" w:type="dxa"/>
          </w:tcPr>
          <w:p w14:paraId="5F9F6779" w14:textId="77777777" w:rsidR="00EF6398" w:rsidRDefault="00EF6398" w:rsidP="008B2299">
            <w:pPr>
              <w:jc w:val="center"/>
            </w:pPr>
            <w:r>
              <w:rPr>
                <w:rFonts w:hint="eastAsia"/>
              </w:rPr>
              <w:t>计算</w:t>
            </w:r>
          </w:p>
        </w:tc>
        <w:tc>
          <w:tcPr>
            <w:tcW w:w="3192" w:type="dxa"/>
          </w:tcPr>
          <w:p w14:paraId="01517BA1" w14:textId="77777777" w:rsidR="00EF6398" w:rsidRDefault="00EF6398" w:rsidP="008B2299">
            <w:pPr>
              <w:jc w:val="center"/>
            </w:pPr>
            <w:r>
              <w:rPr>
                <w:rFonts w:hint="eastAsia"/>
              </w:rPr>
              <w:t>备注</w:t>
            </w:r>
          </w:p>
        </w:tc>
      </w:tr>
      <w:tr w:rsidR="00EF6398" w14:paraId="4621A623" w14:textId="77777777" w:rsidTr="008B2299">
        <w:tc>
          <w:tcPr>
            <w:tcW w:w="3192" w:type="dxa"/>
          </w:tcPr>
          <w:p w14:paraId="664DDCA6" w14:textId="77777777" w:rsidR="00EF6398" w:rsidRDefault="00EF6398" w:rsidP="008B2299">
            <w:r>
              <w:rPr>
                <w:rFonts w:hint="eastAsia"/>
              </w:rPr>
              <w:t>日期</w:t>
            </w:r>
          </w:p>
        </w:tc>
        <w:tc>
          <w:tcPr>
            <w:tcW w:w="3192" w:type="dxa"/>
          </w:tcPr>
          <w:p w14:paraId="5416C174" w14:textId="77777777" w:rsidR="00EF6398" w:rsidRDefault="00EF6398" w:rsidP="008B2299"/>
        </w:tc>
        <w:tc>
          <w:tcPr>
            <w:tcW w:w="3192" w:type="dxa"/>
          </w:tcPr>
          <w:p w14:paraId="08086BF1" w14:textId="77777777" w:rsidR="00EF6398" w:rsidRDefault="00EF6398" w:rsidP="008B2299"/>
        </w:tc>
      </w:tr>
      <w:tr w:rsidR="00EF6398" w14:paraId="3118C8B5" w14:textId="77777777" w:rsidTr="008B2299">
        <w:tc>
          <w:tcPr>
            <w:tcW w:w="3192" w:type="dxa"/>
          </w:tcPr>
          <w:p w14:paraId="13EF5F4A" w14:textId="77777777" w:rsidR="00EF6398" w:rsidRDefault="00EF6398" w:rsidP="008B2299">
            <w:r>
              <w:rPr>
                <w:rFonts w:hint="eastAsia"/>
              </w:rPr>
              <w:t>审批人</w:t>
            </w:r>
          </w:p>
        </w:tc>
        <w:tc>
          <w:tcPr>
            <w:tcW w:w="3192" w:type="dxa"/>
          </w:tcPr>
          <w:p w14:paraId="612753CD" w14:textId="77777777" w:rsidR="00EF6398" w:rsidRDefault="00EF6398" w:rsidP="008B2299"/>
        </w:tc>
        <w:tc>
          <w:tcPr>
            <w:tcW w:w="3192" w:type="dxa"/>
          </w:tcPr>
          <w:p w14:paraId="3CC6C8F9" w14:textId="77777777" w:rsidR="00EF6398" w:rsidRDefault="00EF6398" w:rsidP="008B2299"/>
        </w:tc>
      </w:tr>
      <w:tr w:rsidR="00EF6398" w14:paraId="7148E383" w14:textId="77777777" w:rsidTr="008B2299">
        <w:tc>
          <w:tcPr>
            <w:tcW w:w="3192" w:type="dxa"/>
          </w:tcPr>
          <w:p w14:paraId="1ED88FD6" w14:textId="77777777" w:rsidR="00EF6398" w:rsidRDefault="00EF6398" w:rsidP="008B2299">
            <w:r>
              <w:rPr>
                <w:rFonts w:hint="eastAsia"/>
              </w:rPr>
              <w:t>通过订单数</w:t>
            </w:r>
          </w:p>
        </w:tc>
        <w:tc>
          <w:tcPr>
            <w:tcW w:w="3192" w:type="dxa"/>
          </w:tcPr>
          <w:p w14:paraId="7512D48A" w14:textId="77777777" w:rsidR="00EF6398" w:rsidRDefault="00EF6398" w:rsidP="008B2299"/>
        </w:tc>
        <w:tc>
          <w:tcPr>
            <w:tcW w:w="3192" w:type="dxa"/>
          </w:tcPr>
          <w:p w14:paraId="6E709D21" w14:textId="77777777" w:rsidR="00EF6398" w:rsidRDefault="00EF6398" w:rsidP="008B2299"/>
        </w:tc>
      </w:tr>
      <w:tr w:rsidR="00EF6398" w14:paraId="53A2FA31" w14:textId="77777777" w:rsidTr="008B2299">
        <w:tc>
          <w:tcPr>
            <w:tcW w:w="3192" w:type="dxa"/>
          </w:tcPr>
          <w:p w14:paraId="144D016B" w14:textId="77777777" w:rsidR="00EF6398" w:rsidRDefault="00EF6398" w:rsidP="008B2299">
            <w:r>
              <w:rPr>
                <w:rFonts w:hint="eastAsia"/>
              </w:rPr>
              <w:t>通过</w:t>
            </w:r>
            <w:r>
              <w:t>率</w:t>
            </w:r>
          </w:p>
        </w:tc>
        <w:tc>
          <w:tcPr>
            <w:tcW w:w="3192" w:type="dxa"/>
          </w:tcPr>
          <w:p w14:paraId="693C1DD7" w14:textId="77777777" w:rsidR="00EF6398" w:rsidRDefault="00EF6398" w:rsidP="008B2299">
            <w:r>
              <w:rPr>
                <w:rFonts w:hint="eastAsia"/>
              </w:rPr>
              <w:t>通过</w:t>
            </w:r>
            <w:r>
              <w:t>订单数</w:t>
            </w:r>
            <w:r>
              <w:t>/</w:t>
            </w:r>
            <w:r>
              <w:rPr>
                <w:rFonts w:hint="eastAsia"/>
              </w:rPr>
              <w:t>处理</w:t>
            </w:r>
            <w:r>
              <w:t>订单数</w:t>
            </w:r>
          </w:p>
        </w:tc>
        <w:tc>
          <w:tcPr>
            <w:tcW w:w="3192" w:type="dxa"/>
          </w:tcPr>
          <w:p w14:paraId="4251B53F" w14:textId="77777777" w:rsidR="00EF6398" w:rsidRDefault="00EF6398" w:rsidP="008B2299"/>
        </w:tc>
      </w:tr>
      <w:tr w:rsidR="00EF6398" w14:paraId="3763DB5B" w14:textId="77777777" w:rsidTr="008B2299">
        <w:tc>
          <w:tcPr>
            <w:tcW w:w="3192" w:type="dxa"/>
          </w:tcPr>
          <w:p w14:paraId="2E650E81" w14:textId="77777777" w:rsidR="00EF6398" w:rsidRDefault="00EF6398" w:rsidP="008B2299">
            <w:r>
              <w:rPr>
                <w:rFonts w:hint="eastAsia"/>
              </w:rPr>
              <w:t>拒绝</w:t>
            </w:r>
            <w:r>
              <w:t>订单数</w:t>
            </w:r>
          </w:p>
        </w:tc>
        <w:tc>
          <w:tcPr>
            <w:tcW w:w="3192" w:type="dxa"/>
          </w:tcPr>
          <w:p w14:paraId="75EA497F" w14:textId="77777777" w:rsidR="00EF6398" w:rsidRDefault="00EF6398" w:rsidP="008B2299"/>
        </w:tc>
        <w:tc>
          <w:tcPr>
            <w:tcW w:w="3192" w:type="dxa"/>
          </w:tcPr>
          <w:p w14:paraId="381276C9" w14:textId="77777777" w:rsidR="00EF6398" w:rsidRDefault="00EF6398" w:rsidP="008B2299"/>
        </w:tc>
      </w:tr>
      <w:tr w:rsidR="00EF6398" w14:paraId="7B7BB672" w14:textId="77777777" w:rsidTr="008B2299">
        <w:tc>
          <w:tcPr>
            <w:tcW w:w="3192" w:type="dxa"/>
          </w:tcPr>
          <w:p w14:paraId="0CE2FFD6" w14:textId="77777777" w:rsidR="00EF6398" w:rsidRDefault="00EF6398" w:rsidP="008B2299">
            <w:r>
              <w:rPr>
                <w:rFonts w:hint="eastAsia"/>
              </w:rPr>
              <w:t>拒绝</w:t>
            </w:r>
            <w:r>
              <w:t>率</w:t>
            </w:r>
          </w:p>
        </w:tc>
        <w:tc>
          <w:tcPr>
            <w:tcW w:w="3192" w:type="dxa"/>
          </w:tcPr>
          <w:p w14:paraId="7B7D7D0B" w14:textId="77777777" w:rsidR="00EF6398" w:rsidRDefault="00EF6398" w:rsidP="008B2299">
            <w:r>
              <w:rPr>
                <w:rFonts w:hint="eastAsia"/>
              </w:rPr>
              <w:t>拒绝</w:t>
            </w:r>
            <w:r>
              <w:t>订单数</w:t>
            </w:r>
            <w:r>
              <w:rPr>
                <w:rFonts w:hint="eastAsia"/>
              </w:rPr>
              <w:t>/</w:t>
            </w:r>
            <w:r>
              <w:rPr>
                <w:rFonts w:hint="eastAsia"/>
              </w:rPr>
              <w:t>处理</w:t>
            </w:r>
            <w:r>
              <w:t>订单数</w:t>
            </w:r>
          </w:p>
        </w:tc>
        <w:tc>
          <w:tcPr>
            <w:tcW w:w="3192" w:type="dxa"/>
          </w:tcPr>
          <w:p w14:paraId="18331A11" w14:textId="77777777" w:rsidR="00EF6398" w:rsidRDefault="00EF6398" w:rsidP="008B2299"/>
        </w:tc>
      </w:tr>
      <w:tr w:rsidR="00EF6398" w14:paraId="69ED3495" w14:textId="77777777" w:rsidTr="008B2299">
        <w:tc>
          <w:tcPr>
            <w:tcW w:w="3192" w:type="dxa"/>
          </w:tcPr>
          <w:p w14:paraId="54131D10" w14:textId="77777777" w:rsidR="00EF6398" w:rsidRDefault="00EF6398" w:rsidP="008B2299">
            <w:r>
              <w:rPr>
                <w:rFonts w:hint="eastAsia"/>
              </w:rPr>
              <w:t>处理</w:t>
            </w:r>
            <w:r>
              <w:t>订单数</w:t>
            </w:r>
          </w:p>
        </w:tc>
        <w:tc>
          <w:tcPr>
            <w:tcW w:w="3192" w:type="dxa"/>
          </w:tcPr>
          <w:p w14:paraId="7C4ECD25" w14:textId="77777777" w:rsidR="00EF6398" w:rsidRDefault="00EF6398" w:rsidP="008B2299"/>
        </w:tc>
        <w:tc>
          <w:tcPr>
            <w:tcW w:w="3192" w:type="dxa"/>
          </w:tcPr>
          <w:p w14:paraId="7620F894" w14:textId="77777777" w:rsidR="00EF6398" w:rsidRDefault="00EF6398" w:rsidP="008B2299"/>
        </w:tc>
      </w:tr>
    </w:tbl>
    <w:p w14:paraId="4C072AD8" w14:textId="77777777" w:rsidR="00EF6398" w:rsidRPr="00F64FBF" w:rsidDel="003D5C59" w:rsidRDefault="00EF6398" w:rsidP="00EF6398">
      <w:pPr>
        <w:rPr>
          <w:del w:id="135" w:author="Administrator" w:date="2019-01-11T14:09:00Z"/>
        </w:rPr>
      </w:pPr>
    </w:p>
    <w:p w14:paraId="6DF60386" w14:textId="77777777" w:rsidR="00E254BC" w:rsidRPr="00E254BC" w:rsidRDefault="00E254BC" w:rsidP="00E254BC"/>
    <w:p w14:paraId="60C39CEA" w14:textId="688C1F93" w:rsidR="00614B4F" w:rsidRDefault="00614B4F" w:rsidP="00614B4F">
      <w:pPr>
        <w:pStyle w:val="3"/>
        <w:keepNext w:val="0"/>
        <w:keepLines w:val="0"/>
        <w:numPr>
          <w:ilvl w:val="2"/>
          <w:numId w:val="3"/>
        </w:numPr>
        <w:spacing w:before="0" w:line="276" w:lineRule="auto"/>
      </w:pPr>
      <w:bookmarkStart w:id="136" w:name="_Toc534136851"/>
      <w:r>
        <w:rPr>
          <w:rFonts w:hint="eastAsia"/>
        </w:rPr>
        <w:t>贷后</w:t>
      </w:r>
      <w:r>
        <w:t>报表</w:t>
      </w:r>
      <w:bookmarkEnd w:id="136"/>
    </w:p>
    <w:p w14:paraId="6F5B378E" w14:textId="77777777" w:rsidR="00EB0448" w:rsidRDefault="00EB0448" w:rsidP="00EB0448">
      <w:pPr>
        <w:pStyle w:val="4"/>
        <w:keepNext w:val="0"/>
        <w:keepLines w:val="0"/>
        <w:numPr>
          <w:ilvl w:val="3"/>
          <w:numId w:val="3"/>
        </w:numPr>
        <w:spacing w:before="0" w:line="276" w:lineRule="auto"/>
      </w:pPr>
      <w:r>
        <w:rPr>
          <w:rFonts w:hint="eastAsia"/>
        </w:rPr>
        <w:t>订单</w:t>
      </w:r>
      <w:r>
        <w:t>回收报表</w:t>
      </w:r>
    </w:p>
    <w:p w14:paraId="196F47BC" w14:textId="77777777" w:rsidR="00EB0448" w:rsidRDefault="00EB0448" w:rsidP="00EB0448">
      <w:pPr>
        <w:spacing w:line="240" w:lineRule="auto"/>
      </w:pPr>
      <w:r>
        <w:rPr>
          <w:rFonts w:hint="eastAsia"/>
        </w:rPr>
        <w:t>报表说明</w:t>
      </w:r>
      <w:r>
        <w:t>:</w:t>
      </w:r>
    </w:p>
    <w:p w14:paraId="5D1FC898" w14:textId="77777777" w:rsidR="00EB0448" w:rsidRDefault="00EB0448" w:rsidP="00EB0448">
      <w:pPr>
        <w:pStyle w:val="aff3"/>
        <w:numPr>
          <w:ilvl w:val="0"/>
          <w:numId w:val="13"/>
        </w:numPr>
        <w:spacing w:line="240" w:lineRule="auto"/>
        <w:ind w:firstLineChars="0"/>
      </w:pPr>
      <w:r>
        <w:rPr>
          <w:rFonts w:hint="eastAsia"/>
        </w:rPr>
        <w:t>实时</w:t>
      </w:r>
      <w:r>
        <w:t>数据，可导出</w:t>
      </w:r>
      <w:r>
        <w:t>Excel</w:t>
      </w:r>
      <w:r>
        <w:rPr>
          <w:rFonts w:hint="eastAsia"/>
        </w:rPr>
        <w:t>表格</w:t>
      </w:r>
      <w:r>
        <w:t>；</w:t>
      </w:r>
    </w:p>
    <w:p w14:paraId="275F4C22" w14:textId="77777777" w:rsidR="00EB0448" w:rsidRDefault="00EB0448" w:rsidP="00EB0448">
      <w:pPr>
        <w:pStyle w:val="aff3"/>
        <w:numPr>
          <w:ilvl w:val="0"/>
          <w:numId w:val="13"/>
        </w:numPr>
        <w:spacing w:line="240" w:lineRule="auto"/>
        <w:ind w:firstLineChars="0"/>
      </w:pPr>
      <w:r>
        <w:rPr>
          <w:rFonts w:hint="eastAsia"/>
        </w:rPr>
        <w:t>查询</w:t>
      </w:r>
      <w:r>
        <w:t>条件：【</w:t>
      </w:r>
      <w:r>
        <w:rPr>
          <w:rFonts w:hint="eastAsia"/>
        </w:rPr>
        <w:t>应还</w:t>
      </w:r>
      <w:r>
        <w:t>时间】区间；</w:t>
      </w:r>
    </w:p>
    <w:p w14:paraId="0DF870D2" w14:textId="77777777" w:rsidR="00EB0448" w:rsidRDefault="00EB0448" w:rsidP="00EB0448">
      <w:pPr>
        <w:pStyle w:val="aff3"/>
        <w:numPr>
          <w:ilvl w:val="0"/>
          <w:numId w:val="13"/>
        </w:numPr>
        <w:spacing w:line="240" w:lineRule="auto"/>
        <w:ind w:firstLineChars="0"/>
      </w:pPr>
      <w:r>
        <w:rPr>
          <w:rFonts w:hint="eastAsia"/>
        </w:rPr>
        <w:t>默认</w:t>
      </w:r>
      <w:r>
        <w:t>显示近</w:t>
      </w:r>
      <w:r>
        <w:rPr>
          <w:rFonts w:hint="eastAsia"/>
        </w:rPr>
        <w:t>30</w:t>
      </w:r>
      <w:r>
        <w:rPr>
          <w:rFonts w:hint="eastAsia"/>
        </w:rPr>
        <w:t>天</w:t>
      </w:r>
      <w:r>
        <w:t>数据；</w:t>
      </w:r>
    </w:p>
    <w:p w14:paraId="0F0CF22C" w14:textId="77777777" w:rsidR="00EB0448" w:rsidRDefault="00EB0448" w:rsidP="00EB0448">
      <w:pPr>
        <w:pStyle w:val="aff3"/>
        <w:numPr>
          <w:ilvl w:val="0"/>
          <w:numId w:val="13"/>
        </w:numPr>
        <w:spacing w:line="240" w:lineRule="auto"/>
        <w:ind w:firstLineChars="0"/>
      </w:pPr>
      <w:r>
        <w:rPr>
          <w:rFonts w:hint="eastAsia"/>
        </w:rPr>
        <w:t>按日期</w:t>
      </w:r>
      <w:r>
        <w:t>倒序排序</w:t>
      </w:r>
      <w:r>
        <w:rPr>
          <w:rFonts w:hint="eastAsia"/>
        </w:rPr>
        <w:t>;</w:t>
      </w:r>
    </w:p>
    <w:p w14:paraId="7EB33934" w14:textId="77777777" w:rsidR="00EB0448" w:rsidRPr="00F34D24" w:rsidRDefault="00EB0448" w:rsidP="00EB0448">
      <w:pPr>
        <w:pStyle w:val="aff3"/>
        <w:numPr>
          <w:ilvl w:val="0"/>
          <w:numId w:val="13"/>
        </w:numPr>
        <w:spacing w:line="240" w:lineRule="auto"/>
        <w:ind w:firstLineChars="0"/>
      </w:pPr>
      <w:r>
        <w:rPr>
          <w:rFonts w:hint="eastAsia"/>
        </w:rPr>
        <w:t>正常</w:t>
      </w:r>
      <w:r>
        <w:t>展期包含在正常结清中，</w:t>
      </w:r>
      <w:r>
        <w:rPr>
          <w:rFonts w:hint="eastAsia"/>
        </w:rPr>
        <w:t>逾期</w:t>
      </w:r>
      <w:r>
        <w:t>展期包含在逾期结清中</w:t>
      </w:r>
    </w:p>
    <w:tbl>
      <w:tblPr>
        <w:tblStyle w:val="aff9"/>
        <w:tblW w:w="0" w:type="auto"/>
        <w:tblLook w:val="04A0" w:firstRow="1" w:lastRow="0" w:firstColumn="1" w:lastColumn="0" w:noHBand="0" w:noVBand="1"/>
      </w:tblPr>
      <w:tblGrid>
        <w:gridCol w:w="2518"/>
        <w:gridCol w:w="3866"/>
        <w:gridCol w:w="3192"/>
      </w:tblGrid>
      <w:tr w:rsidR="00EB0448" w14:paraId="704F7E7B" w14:textId="77777777" w:rsidTr="008B2299">
        <w:tc>
          <w:tcPr>
            <w:tcW w:w="2518" w:type="dxa"/>
          </w:tcPr>
          <w:p w14:paraId="3CA67B13" w14:textId="77777777" w:rsidR="00EB0448" w:rsidRDefault="00EB0448" w:rsidP="008B2299">
            <w:pPr>
              <w:jc w:val="center"/>
            </w:pPr>
            <w:r>
              <w:rPr>
                <w:rFonts w:hint="eastAsia"/>
              </w:rPr>
              <w:t>字段名称</w:t>
            </w:r>
          </w:p>
        </w:tc>
        <w:tc>
          <w:tcPr>
            <w:tcW w:w="3866" w:type="dxa"/>
          </w:tcPr>
          <w:p w14:paraId="59CC530E" w14:textId="77777777" w:rsidR="00EB0448" w:rsidRDefault="00EB0448" w:rsidP="008B2299">
            <w:pPr>
              <w:jc w:val="center"/>
            </w:pPr>
            <w:r>
              <w:rPr>
                <w:rFonts w:hint="eastAsia"/>
              </w:rPr>
              <w:t>计算</w:t>
            </w:r>
          </w:p>
        </w:tc>
        <w:tc>
          <w:tcPr>
            <w:tcW w:w="3192" w:type="dxa"/>
          </w:tcPr>
          <w:p w14:paraId="0E9B210C" w14:textId="77777777" w:rsidR="00EB0448" w:rsidRDefault="00EB0448" w:rsidP="008B2299">
            <w:pPr>
              <w:jc w:val="center"/>
            </w:pPr>
            <w:r>
              <w:rPr>
                <w:rFonts w:hint="eastAsia"/>
              </w:rPr>
              <w:t>备注</w:t>
            </w:r>
          </w:p>
        </w:tc>
      </w:tr>
      <w:tr w:rsidR="00EB0448" w14:paraId="7405D5AC" w14:textId="77777777" w:rsidTr="008B2299">
        <w:tc>
          <w:tcPr>
            <w:tcW w:w="2518" w:type="dxa"/>
          </w:tcPr>
          <w:p w14:paraId="34B42C92" w14:textId="77777777" w:rsidR="00EB0448" w:rsidRDefault="00EB0448" w:rsidP="008B2299">
            <w:r>
              <w:rPr>
                <w:rFonts w:hint="eastAsia"/>
              </w:rPr>
              <w:t>应还</w:t>
            </w:r>
            <w:r>
              <w:t>日期</w:t>
            </w:r>
          </w:p>
        </w:tc>
        <w:tc>
          <w:tcPr>
            <w:tcW w:w="3866" w:type="dxa"/>
          </w:tcPr>
          <w:p w14:paraId="7F1EA87D" w14:textId="77777777" w:rsidR="00EB0448" w:rsidRDefault="00EB0448" w:rsidP="008B2299"/>
        </w:tc>
        <w:tc>
          <w:tcPr>
            <w:tcW w:w="3192" w:type="dxa"/>
          </w:tcPr>
          <w:p w14:paraId="5632C03D" w14:textId="77777777" w:rsidR="00EB0448" w:rsidRDefault="00EB0448" w:rsidP="008B2299">
            <w:r>
              <w:rPr>
                <w:rFonts w:hint="eastAsia"/>
              </w:rPr>
              <w:t>应还</w:t>
            </w:r>
            <w:r>
              <w:t>日期</w:t>
            </w:r>
            <w:r>
              <w:t>=</w:t>
            </w:r>
            <w:r>
              <w:rPr>
                <w:rFonts w:hint="eastAsia"/>
              </w:rPr>
              <w:t>报表</w:t>
            </w:r>
            <w:r>
              <w:t>日期</w:t>
            </w:r>
          </w:p>
        </w:tc>
      </w:tr>
      <w:tr w:rsidR="00EB0448" w14:paraId="738D1914" w14:textId="77777777" w:rsidTr="008B2299">
        <w:tc>
          <w:tcPr>
            <w:tcW w:w="2518" w:type="dxa"/>
          </w:tcPr>
          <w:p w14:paraId="1EE32ECF" w14:textId="263DDFC5" w:rsidR="00EB0448" w:rsidRDefault="00EB0448" w:rsidP="008B2299">
            <w:del w:id="137" w:author="Administrator" w:date="2019-01-11T13:58:00Z">
              <w:r w:rsidDel="00675C44">
                <w:rPr>
                  <w:rFonts w:hint="eastAsia"/>
                </w:rPr>
                <w:delText>放款</w:delText>
              </w:r>
              <w:r w:rsidDel="00675C44">
                <w:delText>日期</w:delText>
              </w:r>
            </w:del>
          </w:p>
        </w:tc>
        <w:tc>
          <w:tcPr>
            <w:tcW w:w="3866" w:type="dxa"/>
          </w:tcPr>
          <w:p w14:paraId="0C87707A" w14:textId="77777777" w:rsidR="00EB0448" w:rsidRDefault="00EB0448" w:rsidP="008B2299"/>
        </w:tc>
        <w:tc>
          <w:tcPr>
            <w:tcW w:w="3192" w:type="dxa"/>
          </w:tcPr>
          <w:p w14:paraId="42F2B16A" w14:textId="77777777" w:rsidR="00EB0448" w:rsidRDefault="00EB0448" w:rsidP="008B2299"/>
        </w:tc>
      </w:tr>
      <w:tr w:rsidR="00EB0448" w14:paraId="54CC6AD9" w14:textId="77777777" w:rsidTr="008B2299">
        <w:tc>
          <w:tcPr>
            <w:tcW w:w="2518" w:type="dxa"/>
          </w:tcPr>
          <w:p w14:paraId="070811D9" w14:textId="77777777" w:rsidR="00EB0448" w:rsidRDefault="00EB0448" w:rsidP="008B2299">
            <w:r>
              <w:rPr>
                <w:rFonts w:hint="eastAsia"/>
              </w:rPr>
              <w:t>应还</w:t>
            </w:r>
            <w:r>
              <w:t>单数</w:t>
            </w:r>
          </w:p>
        </w:tc>
        <w:tc>
          <w:tcPr>
            <w:tcW w:w="3866" w:type="dxa"/>
          </w:tcPr>
          <w:p w14:paraId="5BA175CA" w14:textId="77777777" w:rsidR="00EB0448" w:rsidRDefault="00EB0448" w:rsidP="008B2299"/>
        </w:tc>
        <w:tc>
          <w:tcPr>
            <w:tcW w:w="3192" w:type="dxa"/>
          </w:tcPr>
          <w:p w14:paraId="5C30BCEB" w14:textId="77777777" w:rsidR="00EB0448" w:rsidRDefault="00EB0448" w:rsidP="008B2299">
            <w:r>
              <w:rPr>
                <w:rFonts w:hint="eastAsia"/>
              </w:rPr>
              <w:t>T</w:t>
            </w:r>
            <w:r>
              <w:rPr>
                <w:rFonts w:hint="eastAsia"/>
              </w:rPr>
              <w:t>日</w:t>
            </w:r>
            <w:r>
              <w:t>情况，</w:t>
            </w:r>
            <w:r>
              <w:rPr>
                <w:rFonts w:hint="eastAsia"/>
              </w:rPr>
              <w:t>后续</w:t>
            </w:r>
            <w:r>
              <w:t>不变</w:t>
            </w:r>
          </w:p>
        </w:tc>
      </w:tr>
      <w:tr w:rsidR="00EB0448" w14:paraId="1CC63EF2" w14:textId="77777777" w:rsidTr="008B2299">
        <w:tc>
          <w:tcPr>
            <w:tcW w:w="2518" w:type="dxa"/>
          </w:tcPr>
          <w:p w14:paraId="412BDAC1" w14:textId="77777777" w:rsidR="00EB0448" w:rsidRDefault="00EB0448" w:rsidP="008B2299">
            <w:r>
              <w:rPr>
                <w:rFonts w:hint="eastAsia"/>
              </w:rPr>
              <w:t>结清</w:t>
            </w:r>
            <w:r>
              <w:t>单数</w:t>
            </w:r>
          </w:p>
        </w:tc>
        <w:tc>
          <w:tcPr>
            <w:tcW w:w="3866" w:type="dxa"/>
          </w:tcPr>
          <w:p w14:paraId="4A73E25F" w14:textId="77777777" w:rsidR="00EB0448" w:rsidRDefault="00EB0448" w:rsidP="008B2299">
            <w:r>
              <w:rPr>
                <w:rFonts w:hint="eastAsia"/>
              </w:rPr>
              <w:t>总结清</w:t>
            </w:r>
            <w:r>
              <w:t>单数</w:t>
            </w:r>
          </w:p>
        </w:tc>
        <w:tc>
          <w:tcPr>
            <w:tcW w:w="3192" w:type="dxa"/>
          </w:tcPr>
          <w:p w14:paraId="5AC0428F" w14:textId="77777777" w:rsidR="00EB0448" w:rsidRDefault="00EB0448" w:rsidP="008B2299">
            <w:r>
              <w:rPr>
                <w:rFonts w:hint="eastAsia"/>
              </w:rPr>
              <w:t>针对应还单数</w:t>
            </w:r>
            <w:r>
              <w:t>的实时</w:t>
            </w:r>
            <w:r>
              <w:rPr>
                <w:rFonts w:hint="eastAsia"/>
              </w:rPr>
              <w:t>统计</w:t>
            </w:r>
          </w:p>
        </w:tc>
      </w:tr>
      <w:tr w:rsidR="00EB0448" w14:paraId="750B3288" w14:textId="77777777" w:rsidTr="008B2299">
        <w:tc>
          <w:tcPr>
            <w:tcW w:w="2518" w:type="dxa"/>
          </w:tcPr>
          <w:p w14:paraId="7C6978F7" w14:textId="77777777" w:rsidR="00EB0448" w:rsidRDefault="00EB0448" w:rsidP="008B2299">
            <w:r>
              <w:rPr>
                <w:rFonts w:hint="eastAsia"/>
              </w:rPr>
              <w:t>回收率</w:t>
            </w:r>
          </w:p>
        </w:tc>
        <w:tc>
          <w:tcPr>
            <w:tcW w:w="3866" w:type="dxa"/>
          </w:tcPr>
          <w:p w14:paraId="75529EA1" w14:textId="77777777" w:rsidR="00EB0448" w:rsidRDefault="00EB0448" w:rsidP="008B2299">
            <w:r>
              <w:rPr>
                <w:rFonts w:hint="eastAsia"/>
              </w:rPr>
              <w:t>结清</w:t>
            </w:r>
            <w:r>
              <w:t>单数</w:t>
            </w:r>
            <w:r>
              <w:rPr>
                <w:rFonts w:hint="eastAsia"/>
              </w:rPr>
              <w:t>/</w:t>
            </w:r>
            <w:r>
              <w:rPr>
                <w:rFonts w:hint="eastAsia"/>
              </w:rPr>
              <w:t>应还</w:t>
            </w:r>
            <w:r>
              <w:t>单数</w:t>
            </w:r>
          </w:p>
        </w:tc>
        <w:tc>
          <w:tcPr>
            <w:tcW w:w="3192" w:type="dxa"/>
          </w:tcPr>
          <w:p w14:paraId="7D9C6CE9" w14:textId="77777777" w:rsidR="00EB0448" w:rsidRDefault="00EB0448" w:rsidP="008B2299"/>
        </w:tc>
      </w:tr>
      <w:tr w:rsidR="00EB0448" w14:paraId="46464C84" w14:textId="77777777" w:rsidTr="008B2299">
        <w:tc>
          <w:tcPr>
            <w:tcW w:w="2518" w:type="dxa"/>
          </w:tcPr>
          <w:p w14:paraId="499E9067" w14:textId="77777777" w:rsidR="00EB0448" w:rsidRDefault="00EB0448" w:rsidP="008B2299">
            <w:r>
              <w:rPr>
                <w:rFonts w:hint="eastAsia"/>
              </w:rPr>
              <w:t>正常</w:t>
            </w:r>
            <w:r>
              <w:t>结清单数</w:t>
            </w:r>
          </w:p>
        </w:tc>
        <w:tc>
          <w:tcPr>
            <w:tcW w:w="3866" w:type="dxa"/>
          </w:tcPr>
          <w:p w14:paraId="6316A924" w14:textId="77777777" w:rsidR="00EB0448" w:rsidRDefault="00EB0448" w:rsidP="008B2299"/>
        </w:tc>
        <w:tc>
          <w:tcPr>
            <w:tcW w:w="3192" w:type="dxa"/>
          </w:tcPr>
          <w:p w14:paraId="7763AF3A" w14:textId="77777777" w:rsidR="00EB0448" w:rsidRDefault="00EB0448" w:rsidP="008B2299">
            <w:r>
              <w:rPr>
                <w:rFonts w:hint="eastAsia"/>
              </w:rPr>
              <w:t>T</w:t>
            </w:r>
            <w:r>
              <w:rPr>
                <w:rFonts w:hint="eastAsia"/>
              </w:rPr>
              <w:t>日</w:t>
            </w:r>
            <w:r>
              <w:t>情况，后续不变</w:t>
            </w:r>
          </w:p>
        </w:tc>
      </w:tr>
      <w:tr w:rsidR="00EB0448" w14:paraId="5D5310A3" w14:textId="77777777" w:rsidTr="008B2299">
        <w:tc>
          <w:tcPr>
            <w:tcW w:w="2518" w:type="dxa"/>
          </w:tcPr>
          <w:p w14:paraId="11F234F4" w14:textId="77777777" w:rsidR="00EB0448" w:rsidRDefault="00EB0448" w:rsidP="008B2299">
            <w:r w:rsidRPr="00A40FAF">
              <w:rPr>
                <w:rFonts w:hint="eastAsia"/>
              </w:rPr>
              <w:t>首</w:t>
            </w:r>
            <w:r w:rsidRPr="00A40FAF">
              <w:t>逾率</w:t>
            </w:r>
          </w:p>
        </w:tc>
        <w:tc>
          <w:tcPr>
            <w:tcW w:w="3866" w:type="dxa"/>
          </w:tcPr>
          <w:p w14:paraId="13E635AE" w14:textId="77777777" w:rsidR="00EB0448" w:rsidRDefault="00EB0448" w:rsidP="008B2299">
            <w:r>
              <w:rPr>
                <w:rFonts w:hint="eastAsia"/>
              </w:rPr>
              <w:t>1</w:t>
            </w:r>
            <w:r>
              <w:t>-</w:t>
            </w:r>
            <w:r>
              <w:rPr>
                <w:rFonts w:hint="eastAsia"/>
              </w:rPr>
              <w:t>正常结清</w:t>
            </w:r>
            <w:r>
              <w:t>单数</w:t>
            </w:r>
            <w:r>
              <w:rPr>
                <w:rFonts w:hint="eastAsia"/>
              </w:rPr>
              <w:t>/</w:t>
            </w:r>
            <w:r>
              <w:rPr>
                <w:rFonts w:hint="eastAsia"/>
              </w:rPr>
              <w:t>应还</w:t>
            </w:r>
            <w:r>
              <w:t>单数</w:t>
            </w:r>
          </w:p>
        </w:tc>
        <w:tc>
          <w:tcPr>
            <w:tcW w:w="3192" w:type="dxa"/>
          </w:tcPr>
          <w:p w14:paraId="01A6212B" w14:textId="77777777" w:rsidR="00EB0448" w:rsidRDefault="00EB0448" w:rsidP="008B2299">
            <w:r>
              <w:rPr>
                <w:rFonts w:hint="eastAsia"/>
              </w:rPr>
              <w:t>T</w:t>
            </w:r>
            <w:r>
              <w:rPr>
                <w:rFonts w:hint="eastAsia"/>
              </w:rPr>
              <w:t>日</w:t>
            </w:r>
            <w:r>
              <w:t>情况，后续不变</w:t>
            </w:r>
          </w:p>
        </w:tc>
      </w:tr>
      <w:tr w:rsidR="00EB0448" w14:paraId="4B3C7867" w14:textId="77777777" w:rsidTr="008B2299">
        <w:tc>
          <w:tcPr>
            <w:tcW w:w="2518" w:type="dxa"/>
          </w:tcPr>
          <w:p w14:paraId="56B228E3" w14:textId="77777777" w:rsidR="00EB0448" w:rsidRPr="009905F4" w:rsidRDefault="00EB0448" w:rsidP="008B2299">
            <w:pPr>
              <w:rPr>
                <w:highlight w:val="yellow"/>
              </w:rPr>
            </w:pPr>
            <w:r w:rsidRPr="009905F4">
              <w:rPr>
                <w:rFonts w:hint="eastAsia"/>
              </w:rPr>
              <w:t>逾期</w:t>
            </w:r>
            <w:r w:rsidRPr="009905F4">
              <w:t>单数</w:t>
            </w:r>
          </w:p>
        </w:tc>
        <w:tc>
          <w:tcPr>
            <w:tcW w:w="3866" w:type="dxa"/>
          </w:tcPr>
          <w:p w14:paraId="0BD77272" w14:textId="77777777" w:rsidR="00EB0448" w:rsidRDefault="00EB0448" w:rsidP="008B2299"/>
        </w:tc>
        <w:tc>
          <w:tcPr>
            <w:tcW w:w="3192" w:type="dxa"/>
          </w:tcPr>
          <w:p w14:paraId="634E3B0E" w14:textId="77777777" w:rsidR="00EB0448" w:rsidRDefault="00EB0448" w:rsidP="008B2299">
            <w:r>
              <w:rPr>
                <w:rFonts w:hint="eastAsia"/>
              </w:rPr>
              <w:t>T</w:t>
            </w:r>
            <w:r>
              <w:rPr>
                <w:rFonts w:hint="eastAsia"/>
              </w:rPr>
              <w:t>日</w:t>
            </w:r>
            <w:r>
              <w:t>情况，后续不变</w:t>
            </w:r>
          </w:p>
        </w:tc>
      </w:tr>
      <w:tr w:rsidR="00EB0448" w14:paraId="08A2FEE3" w14:textId="77777777" w:rsidTr="008B2299">
        <w:tc>
          <w:tcPr>
            <w:tcW w:w="2518" w:type="dxa"/>
          </w:tcPr>
          <w:p w14:paraId="69E3EBF8" w14:textId="77777777" w:rsidR="00EB0448" w:rsidRPr="009905F4" w:rsidRDefault="00EB0448" w:rsidP="008B2299">
            <w:r>
              <w:rPr>
                <w:rFonts w:hint="eastAsia"/>
              </w:rPr>
              <w:t>逾期</w:t>
            </w:r>
            <w:r>
              <w:t>结清单数</w:t>
            </w:r>
          </w:p>
        </w:tc>
        <w:tc>
          <w:tcPr>
            <w:tcW w:w="3866" w:type="dxa"/>
          </w:tcPr>
          <w:p w14:paraId="67E08027" w14:textId="77777777" w:rsidR="00EB0448" w:rsidRDefault="00EB0448" w:rsidP="008B2299"/>
        </w:tc>
        <w:tc>
          <w:tcPr>
            <w:tcW w:w="3192" w:type="dxa"/>
          </w:tcPr>
          <w:p w14:paraId="2AA14A10" w14:textId="77777777" w:rsidR="00EB0448" w:rsidRDefault="00EB0448" w:rsidP="008B2299">
            <w:r>
              <w:rPr>
                <w:rFonts w:hint="eastAsia"/>
              </w:rPr>
              <w:t>针对应还单数</w:t>
            </w:r>
            <w:r>
              <w:t>的实时</w:t>
            </w:r>
            <w:r>
              <w:rPr>
                <w:rFonts w:hint="eastAsia"/>
              </w:rPr>
              <w:t>统计</w:t>
            </w:r>
          </w:p>
        </w:tc>
      </w:tr>
      <w:tr w:rsidR="00EB0448" w14:paraId="7CE97DB1" w14:textId="77777777" w:rsidTr="008B2299">
        <w:tc>
          <w:tcPr>
            <w:tcW w:w="2518" w:type="dxa"/>
          </w:tcPr>
          <w:p w14:paraId="70191158" w14:textId="77777777" w:rsidR="00EB0448" w:rsidRDefault="00EB0448" w:rsidP="008B2299">
            <w:r>
              <w:rPr>
                <w:rFonts w:hint="eastAsia"/>
              </w:rPr>
              <w:t>逾期待还</w:t>
            </w:r>
            <w:r>
              <w:t>单数</w:t>
            </w:r>
          </w:p>
        </w:tc>
        <w:tc>
          <w:tcPr>
            <w:tcW w:w="3866" w:type="dxa"/>
          </w:tcPr>
          <w:p w14:paraId="0CBB56BB" w14:textId="77777777" w:rsidR="00EB0448" w:rsidRDefault="00EB0448" w:rsidP="008B2299"/>
        </w:tc>
        <w:tc>
          <w:tcPr>
            <w:tcW w:w="3192" w:type="dxa"/>
          </w:tcPr>
          <w:p w14:paraId="09FAFDDB" w14:textId="77777777" w:rsidR="00EB0448" w:rsidRDefault="00EB0448" w:rsidP="008B2299">
            <w:r>
              <w:rPr>
                <w:rFonts w:hint="eastAsia"/>
              </w:rPr>
              <w:t>针对应还单数</w:t>
            </w:r>
            <w:r>
              <w:t>的实时</w:t>
            </w:r>
            <w:r>
              <w:rPr>
                <w:rFonts w:hint="eastAsia"/>
              </w:rPr>
              <w:t>统计</w:t>
            </w:r>
          </w:p>
        </w:tc>
      </w:tr>
      <w:tr w:rsidR="00EB0448" w14:paraId="7B63010E" w14:textId="77777777" w:rsidTr="008B2299">
        <w:tc>
          <w:tcPr>
            <w:tcW w:w="2518" w:type="dxa"/>
          </w:tcPr>
          <w:p w14:paraId="2487E5EA" w14:textId="77777777" w:rsidR="00EB0448" w:rsidRDefault="00EB0448" w:rsidP="008B2299">
            <w:r>
              <w:rPr>
                <w:rFonts w:hint="eastAsia"/>
              </w:rPr>
              <w:t>逾期</w:t>
            </w:r>
            <w:r>
              <w:rPr>
                <w:rFonts w:hint="eastAsia"/>
              </w:rPr>
              <w:t>1</w:t>
            </w:r>
            <w:r>
              <w:rPr>
                <w:rFonts w:hint="eastAsia"/>
              </w:rPr>
              <w:t>天</w:t>
            </w:r>
            <w:r>
              <w:t>结清单数</w:t>
            </w:r>
          </w:p>
        </w:tc>
        <w:tc>
          <w:tcPr>
            <w:tcW w:w="3866" w:type="dxa"/>
          </w:tcPr>
          <w:p w14:paraId="0C8C0A2B" w14:textId="77777777" w:rsidR="00EB0448" w:rsidRDefault="00EB0448" w:rsidP="008B2299"/>
        </w:tc>
        <w:tc>
          <w:tcPr>
            <w:tcW w:w="3192" w:type="dxa"/>
          </w:tcPr>
          <w:p w14:paraId="736EC406" w14:textId="77777777" w:rsidR="00EB0448" w:rsidRDefault="00EB0448" w:rsidP="008B2299">
            <w:r>
              <w:rPr>
                <w:rFonts w:hint="eastAsia"/>
              </w:rPr>
              <w:t>T</w:t>
            </w:r>
            <w:r>
              <w:t>+1</w:t>
            </w:r>
            <w:r>
              <w:rPr>
                <w:rFonts w:hint="eastAsia"/>
              </w:rPr>
              <w:t>日</w:t>
            </w:r>
            <w:r>
              <w:t>情况，后续不变</w:t>
            </w:r>
          </w:p>
        </w:tc>
      </w:tr>
      <w:tr w:rsidR="00EB0448" w14:paraId="1A50A615" w14:textId="77777777" w:rsidTr="008B2299">
        <w:tc>
          <w:tcPr>
            <w:tcW w:w="2518" w:type="dxa"/>
          </w:tcPr>
          <w:p w14:paraId="202C5F10" w14:textId="77777777" w:rsidR="00EB0448" w:rsidRDefault="00EB0448" w:rsidP="008B2299">
            <w:r>
              <w:rPr>
                <w:rFonts w:hint="eastAsia"/>
              </w:rPr>
              <w:t>逾期</w:t>
            </w:r>
            <w:r>
              <w:rPr>
                <w:rFonts w:hint="eastAsia"/>
              </w:rPr>
              <w:t>2</w:t>
            </w:r>
            <w:r>
              <w:rPr>
                <w:rFonts w:hint="eastAsia"/>
              </w:rPr>
              <w:t>天</w:t>
            </w:r>
            <w:r>
              <w:t>结清单数</w:t>
            </w:r>
          </w:p>
        </w:tc>
        <w:tc>
          <w:tcPr>
            <w:tcW w:w="3866" w:type="dxa"/>
          </w:tcPr>
          <w:p w14:paraId="6147AEB8" w14:textId="77777777" w:rsidR="00EB0448" w:rsidRDefault="00EB0448" w:rsidP="008B2299"/>
        </w:tc>
        <w:tc>
          <w:tcPr>
            <w:tcW w:w="3192" w:type="dxa"/>
          </w:tcPr>
          <w:p w14:paraId="1606B4BE" w14:textId="77777777" w:rsidR="00EB0448" w:rsidRDefault="00EB0448" w:rsidP="008B2299">
            <w:r>
              <w:t>T+2</w:t>
            </w:r>
            <w:r>
              <w:rPr>
                <w:rFonts w:hint="eastAsia"/>
              </w:rPr>
              <w:t>日</w:t>
            </w:r>
            <w:r>
              <w:t>情况，后续不变</w:t>
            </w:r>
          </w:p>
        </w:tc>
      </w:tr>
      <w:tr w:rsidR="00EB0448" w14:paraId="4B301178" w14:textId="77777777" w:rsidTr="008B2299">
        <w:tc>
          <w:tcPr>
            <w:tcW w:w="2518" w:type="dxa"/>
          </w:tcPr>
          <w:p w14:paraId="23002AEE" w14:textId="77777777" w:rsidR="00EB0448" w:rsidRDefault="00EB0448" w:rsidP="008B2299">
            <w:r>
              <w:rPr>
                <w:rFonts w:hint="eastAsia"/>
              </w:rPr>
              <w:t>逾期</w:t>
            </w:r>
            <w:r>
              <w:rPr>
                <w:rFonts w:hint="eastAsia"/>
              </w:rPr>
              <w:t>3</w:t>
            </w:r>
            <w:r>
              <w:rPr>
                <w:rFonts w:hint="eastAsia"/>
              </w:rPr>
              <w:t>天</w:t>
            </w:r>
            <w:r>
              <w:t>结清单数</w:t>
            </w:r>
          </w:p>
        </w:tc>
        <w:tc>
          <w:tcPr>
            <w:tcW w:w="3866" w:type="dxa"/>
          </w:tcPr>
          <w:p w14:paraId="587BA1E2" w14:textId="77777777" w:rsidR="00EB0448" w:rsidRDefault="00EB0448" w:rsidP="008B2299"/>
        </w:tc>
        <w:tc>
          <w:tcPr>
            <w:tcW w:w="3192" w:type="dxa"/>
          </w:tcPr>
          <w:p w14:paraId="19FE4880" w14:textId="77777777" w:rsidR="00EB0448" w:rsidRDefault="00EB0448" w:rsidP="008B2299">
            <w:r>
              <w:t>T+3</w:t>
            </w:r>
            <w:r>
              <w:rPr>
                <w:rFonts w:hint="eastAsia"/>
              </w:rPr>
              <w:t>日</w:t>
            </w:r>
            <w:r>
              <w:t>情况，后续不变</w:t>
            </w:r>
          </w:p>
        </w:tc>
      </w:tr>
      <w:tr w:rsidR="00EB0448" w14:paraId="19A42AB4" w14:textId="77777777" w:rsidTr="008B2299">
        <w:tc>
          <w:tcPr>
            <w:tcW w:w="2518" w:type="dxa"/>
          </w:tcPr>
          <w:p w14:paraId="0E1B0090" w14:textId="77777777" w:rsidR="00EB0448" w:rsidRDefault="00EB0448" w:rsidP="008B2299">
            <w:r>
              <w:rPr>
                <w:rFonts w:hint="eastAsia"/>
              </w:rPr>
              <w:t>T</w:t>
            </w:r>
            <w:r>
              <w:t>3</w:t>
            </w:r>
            <w:r>
              <w:rPr>
                <w:rFonts w:hint="eastAsia"/>
              </w:rPr>
              <w:t>回收</w:t>
            </w:r>
            <w:r>
              <w:t>率</w:t>
            </w:r>
          </w:p>
        </w:tc>
        <w:tc>
          <w:tcPr>
            <w:tcW w:w="3866" w:type="dxa"/>
          </w:tcPr>
          <w:p w14:paraId="3CF1513B" w14:textId="77777777" w:rsidR="00EB0448" w:rsidRDefault="00EB0448" w:rsidP="008B2299">
            <w:r>
              <w:t>1=</w:t>
            </w:r>
            <w:r>
              <w:rPr>
                <w:rFonts w:hint="eastAsia"/>
              </w:rPr>
              <w:t>&lt;</w:t>
            </w:r>
            <w:r>
              <w:rPr>
                <w:rFonts w:hint="eastAsia"/>
              </w:rPr>
              <w:t>逾期</w:t>
            </w:r>
            <w:r>
              <w:t>天数</w:t>
            </w:r>
            <w:r>
              <w:rPr>
                <w:rFonts w:hint="eastAsia"/>
              </w:rPr>
              <w:t>&lt;=3</w:t>
            </w:r>
            <w:r>
              <w:rPr>
                <w:rFonts w:hint="eastAsia"/>
              </w:rPr>
              <w:t>还款</w:t>
            </w:r>
            <w:r>
              <w:t>的订单</w:t>
            </w:r>
            <w:r>
              <w:rPr>
                <w:rFonts w:hint="eastAsia"/>
              </w:rPr>
              <w:t>/</w:t>
            </w:r>
            <w:r>
              <w:rPr>
                <w:rFonts w:hint="eastAsia"/>
              </w:rPr>
              <w:t>应还</w:t>
            </w:r>
            <w:r>
              <w:t>单数</w:t>
            </w:r>
          </w:p>
        </w:tc>
        <w:tc>
          <w:tcPr>
            <w:tcW w:w="3192" w:type="dxa"/>
          </w:tcPr>
          <w:p w14:paraId="10C611C3" w14:textId="77777777" w:rsidR="00EB0448" w:rsidRDefault="00EB0448" w:rsidP="008B2299"/>
        </w:tc>
      </w:tr>
      <w:tr w:rsidR="00EB0448" w14:paraId="01DFBE70" w14:textId="77777777" w:rsidTr="008B2299">
        <w:tc>
          <w:tcPr>
            <w:tcW w:w="2518" w:type="dxa"/>
          </w:tcPr>
          <w:p w14:paraId="4A06EC18" w14:textId="77777777" w:rsidR="00EB0448" w:rsidRDefault="00EB0448" w:rsidP="008B2299">
            <w:r>
              <w:rPr>
                <w:rFonts w:hint="eastAsia"/>
              </w:rPr>
              <w:t>逾期</w:t>
            </w:r>
            <w:r>
              <w:rPr>
                <w:rFonts w:hint="eastAsia"/>
              </w:rPr>
              <w:t>4</w:t>
            </w:r>
            <w:r>
              <w:t>-14</w:t>
            </w:r>
            <w:r>
              <w:rPr>
                <w:rFonts w:hint="eastAsia"/>
              </w:rPr>
              <w:t>天</w:t>
            </w:r>
            <w:r>
              <w:t>结清</w:t>
            </w:r>
            <w:r>
              <w:rPr>
                <w:rFonts w:hint="eastAsia"/>
              </w:rPr>
              <w:t>单数</w:t>
            </w:r>
          </w:p>
        </w:tc>
        <w:tc>
          <w:tcPr>
            <w:tcW w:w="3866" w:type="dxa"/>
          </w:tcPr>
          <w:p w14:paraId="069C311C" w14:textId="77777777" w:rsidR="00EB0448" w:rsidRDefault="00EB0448" w:rsidP="008B2299"/>
        </w:tc>
        <w:tc>
          <w:tcPr>
            <w:tcW w:w="3192" w:type="dxa"/>
          </w:tcPr>
          <w:p w14:paraId="3114B13A" w14:textId="77777777" w:rsidR="00EB0448" w:rsidRDefault="00EB0448" w:rsidP="008B2299">
            <w:r>
              <w:t>[T+4</w:t>
            </w:r>
            <w:r>
              <w:rPr>
                <w:rFonts w:hint="eastAsia"/>
              </w:rPr>
              <w:t xml:space="preserve">, </w:t>
            </w:r>
            <w:r>
              <w:t>T+14]</w:t>
            </w:r>
            <w:r>
              <w:rPr>
                <w:rFonts w:hint="eastAsia"/>
              </w:rPr>
              <w:t>结清</w:t>
            </w:r>
            <w:r>
              <w:t>单数</w:t>
            </w:r>
          </w:p>
        </w:tc>
      </w:tr>
      <w:tr w:rsidR="00EB0448" w14:paraId="3766C1C2" w14:textId="77777777" w:rsidTr="008B2299">
        <w:tc>
          <w:tcPr>
            <w:tcW w:w="2518" w:type="dxa"/>
          </w:tcPr>
          <w:p w14:paraId="7F998349" w14:textId="77777777" w:rsidR="00EB0448" w:rsidRDefault="00EB0448" w:rsidP="008B2299">
            <w:r>
              <w:rPr>
                <w:rFonts w:hint="eastAsia"/>
              </w:rPr>
              <w:t>T</w:t>
            </w:r>
            <w:r>
              <w:t>14</w:t>
            </w:r>
            <w:r>
              <w:rPr>
                <w:rFonts w:hint="eastAsia"/>
              </w:rPr>
              <w:t>回收率</w:t>
            </w:r>
          </w:p>
        </w:tc>
        <w:tc>
          <w:tcPr>
            <w:tcW w:w="3866" w:type="dxa"/>
          </w:tcPr>
          <w:p w14:paraId="3F4E74FE" w14:textId="77777777" w:rsidR="00EB0448" w:rsidRDefault="00EB0448" w:rsidP="008B2299">
            <w:r>
              <w:t>4=</w:t>
            </w:r>
            <w:r>
              <w:rPr>
                <w:rFonts w:hint="eastAsia"/>
              </w:rPr>
              <w:t>&lt;</w:t>
            </w:r>
            <w:r>
              <w:rPr>
                <w:rFonts w:hint="eastAsia"/>
              </w:rPr>
              <w:t>逾期</w:t>
            </w:r>
            <w:r>
              <w:t>天数</w:t>
            </w:r>
            <w:r>
              <w:rPr>
                <w:rFonts w:hint="eastAsia"/>
              </w:rPr>
              <w:t>&lt;=14</w:t>
            </w:r>
            <w:r>
              <w:rPr>
                <w:rFonts w:hint="eastAsia"/>
              </w:rPr>
              <w:t>还款</w:t>
            </w:r>
            <w:r>
              <w:t>的订单</w:t>
            </w:r>
            <w:r>
              <w:rPr>
                <w:rFonts w:hint="eastAsia"/>
              </w:rPr>
              <w:t>/</w:t>
            </w:r>
            <w:r>
              <w:rPr>
                <w:rFonts w:hint="eastAsia"/>
              </w:rPr>
              <w:t>应还</w:t>
            </w:r>
            <w:r>
              <w:t>单数</w:t>
            </w:r>
          </w:p>
        </w:tc>
        <w:tc>
          <w:tcPr>
            <w:tcW w:w="3192" w:type="dxa"/>
          </w:tcPr>
          <w:p w14:paraId="3FEB0D37" w14:textId="77777777" w:rsidR="00EB0448" w:rsidRDefault="00EB0448" w:rsidP="008B2299"/>
        </w:tc>
      </w:tr>
      <w:tr w:rsidR="00EB0448" w14:paraId="38402EFA" w14:textId="77777777" w:rsidTr="008B2299">
        <w:tc>
          <w:tcPr>
            <w:tcW w:w="2518" w:type="dxa"/>
          </w:tcPr>
          <w:p w14:paraId="7C2413F4" w14:textId="77777777" w:rsidR="00EB0448" w:rsidRDefault="00EB0448" w:rsidP="008B2299">
            <w:r>
              <w:rPr>
                <w:rFonts w:hint="eastAsia"/>
              </w:rPr>
              <w:t>逾期</w:t>
            </w:r>
            <w:r>
              <w:rPr>
                <w:rFonts w:hint="eastAsia"/>
              </w:rPr>
              <w:t>15</w:t>
            </w:r>
            <w:r>
              <w:t>-30</w:t>
            </w:r>
            <w:r>
              <w:rPr>
                <w:rFonts w:hint="eastAsia"/>
              </w:rPr>
              <w:t>天</w:t>
            </w:r>
            <w:r>
              <w:t>结清</w:t>
            </w:r>
            <w:r>
              <w:rPr>
                <w:rFonts w:hint="eastAsia"/>
              </w:rPr>
              <w:t>单数</w:t>
            </w:r>
          </w:p>
        </w:tc>
        <w:tc>
          <w:tcPr>
            <w:tcW w:w="3866" w:type="dxa"/>
          </w:tcPr>
          <w:p w14:paraId="0F1E67BD" w14:textId="77777777" w:rsidR="00EB0448" w:rsidRDefault="00EB0448" w:rsidP="008B2299"/>
        </w:tc>
        <w:tc>
          <w:tcPr>
            <w:tcW w:w="3192" w:type="dxa"/>
          </w:tcPr>
          <w:p w14:paraId="1C7E66F3" w14:textId="77777777" w:rsidR="00EB0448" w:rsidRDefault="00EB0448" w:rsidP="008B2299">
            <w:r>
              <w:rPr>
                <w:rFonts w:hint="eastAsia"/>
              </w:rPr>
              <w:t>[T+15, T+30]</w:t>
            </w:r>
            <w:r>
              <w:rPr>
                <w:rFonts w:hint="eastAsia"/>
              </w:rPr>
              <w:t>结清</w:t>
            </w:r>
            <w:r>
              <w:t>单数</w:t>
            </w:r>
          </w:p>
        </w:tc>
      </w:tr>
      <w:tr w:rsidR="00EB0448" w14:paraId="6BF6DB21" w14:textId="77777777" w:rsidTr="008B2299">
        <w:tc>
          <w:tcPr>
            <w:tcW w:w="2518" w:type="dxa"/>
          </w:tcPr>
          <w:p w14:paraId="1156F73A" w14:textId="77777777" w:rsidR="00EB0448" w:rsidRDefault="00EB0448" w:rsidP="008B2299">
            <w:r>
              <w:rPr>
                <w:rFonts w:hint="eastAsia"/>
              </w:rPr>
              <w:t>T</w:t>
            </w:r>
            <w:r>
              <w:t>30</w:t>
            </w:r>
            <w:r>
              <w:rPr>
                <w:rFonts w:hint="eastAsia"/>
              </w:rPr>
              <w:t>回收</w:t>
            </w:r>
            <w:r>
              <w:t>率</w:t>
            </w:r>
          </w:p>
        </w:tc>
        <w:tc>
          <w:tcPr>
            <w:tcW w:w="3866" w:type="dxa"/>
          </w:tcPr>
          <w:p w14:paraId="50572DB5" w14:textId="77777777" w:rsidR="00EB0448" w:rsidRDefault="00EB0448" w:rsidP="008B2299">
            <w:r>
              <w:t>15=</w:t>
            </w:r>
            <w:r>
              <w:rPr>
                <w:rFonts w:hint="eastAsia"/>
              </w:rPr>
              <w:t>&lt;</w:t>
            </w:r>
            <w:r>
              <w:rPr>
                <w:rFonts w:hint="eastAsia"/>
              </w:rPr>
              <w:t>逾期</w:t>
            </w:r>
            <w:r>
              <w:t>天数</w:t>
            </w:r>
            <w:r>
              <w:rPr>
                <w:rFonts w:hint="eastAsia"/>
              </w:rPr>
              <w:t>&lt;=30</w:t>
            </w:r>
            <w:r>
              <w:rPr>
                <w:rFonts w:hint="eastAsia"/>
              </w:rPr>
              <w:t>还款</w:t>
            </w:r>
            <w:r>
              <w:t>的订单</w:t>
            </w:r>
            <w:r>
              <w:rPr>
                <w:rFonts w:hint="eastAsia"/>
              </w:rPr>
              <w:t>/</w:t>
            </w:r>
            <w:r>
              <w:rPr>
                <w:rFonts w:hint="eastAsia"/>
              </w:rPr>
              <w:t>应还</w:t>
            </w:r>
            <w:r>
              <w:lastRenderedPageBreak/>
              <w:t>单数</w:t>
            </w:r>
          </w:p>
        </w:tc>
        <w:tc>
          <w:tcPr>
            <w:tcW w:w="3192" w:type="dxa"/>
          </w:tcPr>
          <w:p w14:paraId="3B815717" w14:textId="77777777" w:rsidR="00EB0448" w:rsidRDefault="00EB0448" w:rsidP="008B2299"/>
        </w:tc>
      </w:tr>
      <w:tr w:rsidR="00EB0448" w14:paraId="0E4E03E0" w14:textId="77777777" w:rsidTr="008B2299">
        <w:tc>
          <w:tcPr>
            <w:tcW w:w="2518" w:type="dxa"/>
          </w:tcPr>
          <w:p w14:paraId="78416FA7" w14:textId="77777777" w:rsidR="00EB0448" w:rsidRDefault="00EB0448" w:rsidP="008B2299">
            <w:r>
              <w:rPr>
                <w:rFonts w:hint="eastAsia"/>
              </w:rPr>
              <w:t>逾期</w:t>
            </w:r>
            <w:r>
              <w:rPr>
                <w:rFonts w:hint="eastAsia"/>
              </w:rPr>
              <w:t>31</w:t>
            </w:r>
            <w:r>
              <w:t>-60</w:t>
            </w:r>
            <w:r>
              <w:rPr>
                <w:rFonts w:hint="eastAsia"/>
              </w:rPr>
              <w:t>天</w:t>
            </w:r>
            <w:r>
              <w:t>结清</w:t>
            </w:r>
            <w:r>
              <w:rPr>
                <w:rFonts w:hint="eastAsia"/>
              </w:rPr>
              <w:t>单数</w:t>
            </w:r>
          </w:p>
        </w:tc>
        <w:tc>
          <w:tcPr>
            <w:tcW w:w="3866" w:type="dxa"/>
          </w:tcPr>
          <w:p w14:paraId="016564D0" w14:textId="77777777" w:rsidR="00EB0448" w:rsidRDefault="00EB0448" w:rsidP="008B2299"/>
        </w:tc>
        <w:tc>
          <w:tcPr>
            <w:tcW w:w="3192" w:type="dxa"/>
          </w:tcPr>
          <w:p w14:paraId="29D93EE1" w14:textId="77777777" w:rsidR="00EB0448" w:rsidRDefault="00EB0448" w:rsidP="008B2299">
            <w:r>
              <w:rPr>
                <w:rFonts w:hint="eastAsia"/>
              </w:rPr>
              <w:t>[T+31, T+60]</w:t>
            </w:r>
            <w:r>
              <w:rPr>
                <w:rFonts w:hint="eastAsia"/>
              </w:rPr>
              <w:t>结清</w:t>
            </w:r>
            <w:r>
              <w:t>单数</w:t>
            </w:r>
          </w:p>
        </w:tc>
      </w:tr>
      <w:tr w:rsidR="00EB0448" w14:paraId="41157FD2" w14:textId="77777777" w:rsidTr="008B2299">
        <w:tc>
          <w:tcPr>
            <w:tcW w:w="2518" w:type="dxa"/>
          </w:tcPr>
          <w:p w14:paraId="61F767F3" w14:textId="77777777" w:rsidR="00EB0448" w:rsidRDefault="00EB0448" w:rsidP="008B2299">
            <w:r>
              <w:rPr>
                <w:rFonts w:hint="eastAsia"/>
              </w:rPr>
              <w:t>T</w:t>
            </w:r>
            <w:r>
              <w:t>60</w:t>
            </w:r>
            <w:r>
              <w:rPr>
                <w:rFonts w:hint="eastAsia"/>
              </w:rPr>
              <w:t>回收</w:t>
            </w:r>
            <w:r>
              <w:t>率</w:t>
            </w:r>
          </w:p>
        </w:tc>
        <w:tc>
          <w:tcPr>
            <w:tcW w:w="3866" w:type="dxa"/>
          </w:tcPr>
          <w:p w14:paraId="6B5BC6FB" w14:textId="77777777" w:rsidR="00EB0448" w:rsidRDefault="00EB0448" w:rsidP="008B2299">
            <w:r>
              <w:t>31=</w:t>
            </w:r>
            <w:r>
              <w:rPr>
                <w:rFonts w:hint="eastAsia"/>
              </w:rPr>
              <w:t>&lt;</w:t>
            </w:r>
            <w:r>
              <w:rPr>
                <w:rFonts w:hint="eastAsia"/>
              </w:rPr>
              <w:t>逾期</w:t>
            </w:r>
            <w:r>
              <w:t>天数</w:t>
            </w:r>
            <w:r>
              <w:rPr>
                <w:rFonts w:hint="eastAsia"/>
              </w:rPr>
              <w:t>&lt;=60</w:t>
            </w:r>
            <w:r>
              <w:rPr>
                <w:rFonts w:hint="eastAsia"/>
              </w:rPr>
              <w:t>还款</w:t>
            </w:r>
            <w:r>
              <w:t>的订单</w:t>
            </w:r>
            <w:r>
              <w:rPr>
                <w:rFonts w:hint="eastAsia"/>
              </w:rPr>
              <w:t>/</w:t>
            </w:r>
            <w:r>
              <w:rPr>
                <w:rFonts w:hint="eastAsia"/>
              </w:rPr>
              <w:t>应还</w:t>
            </w:r>
            <w:r>
              <w:t>单数</w:t>
            </w:r>
          </w:p>
        </w:tc>
        <w:tc>
          <w:tcPr>
            <w:tcW w:w="3192" w:type="dxa"/>
          </w:tcPr>
          <w:p w14:paraId="3AED6A58" w14:textId="77777777" w:rsidR="00EB0448" w:rsidRDefault="00EB0448" w:rsidP="008B2299"/>
        </w:tc>
      </w:tr>
    </w:tbl>
    <w:p w14:paraId="70D56A8F" w14:textId="77777777" w:rsidR="00EB0448" w:rsidRPr="009905F4" w:rsidRDefault="00EB0448" w:rsidP="00EB0448">
      <w:pPr>
        <w:spacing w:line="240" w:lineRule="auto"/>
      </w:pPr>
    </w:p>
    <w:p w14:paraId="4665F6E5" w14:textId="77777777" w:rsidR="00EB0448" w:rsidRDefault="00EB0448" w:rsidP="00EB0448">
      <w:pPr>
        <w:pStyle w:val="4"/>
        <w:keepNext w:val="0"/>
        <w:keepLines w:val="0"/>
        <w:numPr>
          <w:ilvl w:val="3"/>
          <w:numId w:val="3"/>
        </w:numPr>
        <w:spacing w:before="0" w:line="276" w:lineRule="auto"/>
      </w:pPr>
      <w:r>
        <w:rPr>
          <w:rFonts w:hint="eastAsia"/>
        </w:rPr>
        <w:t>金额</w:t>
      </w:r>
      <w:r>
        <w:t>回收报表</w:t>
      </w:r>
    </w:p>
    <w:p w14:paraId="50BD8E46" w14:textId="77777777" w:rsidR="00EB0448" w:rsidRDefault="00EB0448" w:rsidP="00EB0448">
      <w:pPr>
        <w:spacing w:line="240" w:lineRule="auto"/>
      </w:pPr>
      <w:r>
        <w:rPr>
          <w:rFonts w:hint="eastAsia"/>
        </w:rPr>
        <w:t>报表</w:t>
      </w:r>
      <w:r>
        <w:t>说明：</w:t>
      </w:r>
    </w:p>
    <w:p w14:paraId="13080087" w14:textId="77777777" w:rsidR="00EB0448" w:rsidRDefault="00EB0448" w:rsidP="00EB0448">
      <w:pPr>
        <w:pStyle w:val="aff3"/>
        <w:numPr>
          <w:ilvl w:val="0"/>
          <w:numId w:val="15"/>
        </w:numPr>
        <w:spacing w:line="240" w:lineRule="auto"/>
        <w:ind w:firstLineChars="0"/>
      </w:pPr>
      <w:r>
        <w:rPr>
          <w:rFonts w:hint="eastAsia"/>
        </w:rPr>
        <w:t>实时数据</w:t>
      </w:r>
      <w:r>
        <w:t>，可导出</w:t>
      </w:r>
      <w:r>
        <w:t>Excel</w:t>
      </w:r>
      <w:r>
        <w:rPr>
          <w:rFonts w:hint="eastAsia"/>
        </w:rPr>
        <w:t>表</w:t>
      </w:r>
      <w:r>
        <w:t>；</w:t>
      </w:r>
    </w:p>
    <w:p w14:paraId="35090081" w14:textId="77777777" w:rsidR="00EB0448" w:rsidRDefault="00EB0448" w:rsidP="00EB0448">
      <w:pPr>
        <w:pStyle w:val="aff3"/>
        <w:numPr>
          <w:ilvl w:val="0"/>
          <w:numId w:val="15"/>
        </w:numPr>
        <w:spacing w:line="240" w:lineRule="auto"/>
        <w:ind w:firstLineChars="0"/>
      </w:pPr>
      <w:r>
        <w:rPr>
          <w:rFonts w:hint="eastAsia"/>
        </w:rPr>
        <w:t>可根据</w:t>
      </w:r>
      <w:r>
        <w:t>【</w:t>
      </w:r>
      <w:r>
        <w:rPr>
          <w:rFonts w:hint="eastAsia"/>
        </w:rPr>
        <w:t>应还</w:t>
      </w:r>
      <w:r>
        <w:t>日期】</w:t>
      </w:r>
      <w:r>
        <w:rPr>
          <w:rFonts w:hint="eastAsia"/>
        </w:rPr>
        <w:t>选择</w:t>
      </w:r>
      <w:r>
        <w:t>日期区间</w:t>
      </w:r>
      <w:r>
        <w:rPr>
          <w:rFonts w:hint="eastAsia"/>
        </w:rPr>
        <w:t>；</w:t>
      </w:r>
    </w:p>
    <w:p w14:paraId="356516F3" w14:textId="77777777" w:rsidR="00EB0448" w:rsidRDefault="00EB0448" w:rsidP="00EB0448">
      <w:pPr>
        <w:pStyle w:val="aff3"/>
        <w:numPr>
          <w:ilvl w:val="0"/>
          <w:numId w:val="15"/>
        </w:numPr>
        <w:spacing w:line="240" w:lineRule="auto"/>
        <w:ind w:firstLineChars="0"/>
      </w:pPr>
      <w:r>
        <w:rPr>
          <w:rFonts w:hint="eastAsia"/>
        </w:rPr>
        <w:t>默认</w:t>
      </w:r>
      <w:r>
        <w:t>显示近</w:t>
      </w:r>
      <w:r>
        <w:rPr>
          <w:rFonts w:hint="eastAsia"/>
        </w:rPr>
        <w:t>30</w:t>
      </w:r>
      <w:r>
        <w:rPr>
          <w:rFonts w:hint="eastAsia"/>
        </w:rPr>
        <w:t>天</w:t>
      </w:r>
      <w:r>
        <w:t>数据；</w:t>
      </w:r>
    </w:p>
    <w:p w14:paraId="022E4A10" w14:textId="77777777" w:rsidR="00EB0448" w:rsidRDefault="00EB0448" w:rsidP="00EB0448">
      <w:pPr>
        <w:pStyle w:val="aff3"/>
        <w:numPr>
          <w:ilvl w:val="0"/>
          <w:numId w:val="15"/>
        </w:numPr>
        <w:spacing w:line="240" w:lineRule="auto"/>
        <w:ind w:firstLineChars="0"/>
      </w:pPr>
      <w:r>
        <w:rPr>
          <w:rFonts w:hint="eastAsia"/>
        </w:rPr>
        <w:t>按照</w:t>
      </w:r>
      <w:r>
        <w:t>日期倒序排序</w:t>
      </w:r>
      <w:r>
        <w:t xml:space="preserve">; </w:t>
      </w:r>
    </w:p>
    <w:p w14:paraId="468074D7" w14:textId="0B0CF4AF" w:rsidR="00EB0448" w:rsidRPr="00062577" w:rsidRDefault="00202D0A" w:rsidP="00675C44">
      <w:pPr>
        <w:pStyle w:val="aff3"/>
        <w:numPr>
          <w:ilvl w:val="0"/>
          <w:numId w:val="15"/>
        </w:numPr>
        <w:spacing w:line="240" w:lineRule="auto"/>
        <w:ind w:firstLineChars="0"/>
      </w:pPr>
      <w:r>
        <w:rPr>
          <w:rFonts w:hint="eastAsia"/>
        </w:rPr>
        <w:t>正常</w:t>
      </w:r>
      <w:r>
        <w:t>展期包含在正常结清中，</w:t>
      </w:r>
      <w:r w:rsidR="00EB0448">
        <w:rPr>
          <w:rFonts w:hint="eastAsia"/>
        </w:rPr>
        <w:t>逾期</w:t>
      </w:r>
      <w:r w:rsidR="00EB0448">
        <w:t>展期包含在逾期结清中；</w:t>
      </w:r>
    </w:p>
    <w:tbl>
      <w:tblPr>
        <w:tblStyle w:val="aff9"/>
        <w:tblW w:w="0" w:type="auto"/>
        <w:tblLook w:val="04A0" w:firstRow="1" w:lastRow="0" w:firstColumn="1" w:lastColumn="0" w:noHBand="0" w:noVBand="1"/>
      </w:tblPr>
      <w:tblGrid>
        <w:gridCol w:w="2518"/>
        <w:gridCol w:w="3402"/>
        <w:gridCol w:w="3656"/>
      </w:tblGrid>
      <w:tr w:rsidR="00EB0448" w14:paraId="24C19BCD" w14:textId="77777777" w:rsidTr="008B2299">
        <w:tc>
          <w:tcPr>
            <w:tcW w:w="2518" w:type="dxa"/>
          </w:tcPr>
          <w:p w14:paraId="490F42AF" w14:textId="77777777" w:rsidR="00EB0448" w:rsidRDefault="00EB0448" w:rsidP="008B2299">
            <w:pPr>
              <w:jc w:val="center"/>
            </w:pPr>
            <w:r>
              <w:rPr>
                <w:rFonts w:hint="eastAsia"/>
              </w:rPr>
              <w:t>字段名称</w:t>
            </w:r>
          </w:p>
        </w:tc>
        <w:tc>
          <w:tcPr>
            <w:tcW w:w="3402" w:type="dxa"/>
          </w:tcPr>
          <w:p w14:paraId="697E0099" w14:textId="77777777" w:rsidR="00EB0448" w:rsidRDefault="00EB0448" w:rsidP="008B2299">
            <w:pPr>
              <w:jc w:val="center"/>
            </w:pPr>
            <w:r>
              <w:rPr>
                <w:rFonts w:hint="eastAsia"/>
              </w:rPr>
              <w:t>计算</w:t>
            </w:r>
          </w:p>
        </w:tc>
        <w:tc>
          <w:tcPr>
            <w:tcW w:w="3656" w:type="dxa"/>
          </w:tcPr>
          <w:p w14:paraId="21E9E34C" w14:textId="77777777" w:rsidR="00EB0448" w:rsidRDefault="00EB0448" w:rsidP="008B2299">
            <w:pPr>
              <w:jc w:val="center"/>
            </w:pPr>
            <w:r>
              <w:rPr>
                <w:rFonts w:hint="eastAsia"/>
              </w:rPr>
              <w:t>备注</w:t>
            </w:r>
          </w:p>
        </w:tc>
      </w:tr>
      <w:tr w:rsidR="00EB0448" w14:paraId="1D3E1D30" w14:textId="77777777" w:rsidTr="008B2299">
        <w:tc>
          <w:tcPr>
            <w:tcW w:w="2518" w:type="dxa"/>
          </w:tcPr>
          <w:p w14:paraId="3282BC00" w14:textId="77777777" w:rsidR="00EB0448" w:rsidRDefault="00EB0448" w:rsidP="008B2299">
            <w:r>
              <w:rPr>
                <w:rFonts w:hint="eastAsia"/>
              </w:rPr>
              <w:t>应还</w:t>
            </w:r>
            <w:r>
              <w:t>日期</w:t>
            </w:r>
          </w:p>
        </w:tc>
        <w:tc>
          <w:tcPr>
            <w:tcW w:w="3402" w:type="dxa"/>
          </w:tcPr>
          <w:p w14:paraId="5C730C23" w14:textId="77777777" w:rsidR="00EB0448" w:rsidRDefault="00EB0448" w:rsidP="008B2299"/>
        </w:tc>
        <w:tc>
          <w:tcPr>
            <w:tcW w:w="3656" w:type="dxa"/>
          </w:tcPr>
          <w:p w14:paraId="44A58723" w14:textId="77777777" w:rsidR="00EB0448" w:rsidRDefault="00EB0448" w:rsidP="008B2299">
            <w:r>
              <w:rPr>
                <w:rFonts w:hint="eastAsia"/>
              </w:rPr>
              <w:t>应还</w:t>
            </w:r>
            <w:r>
              <w:t>日期</w:t>
            </w:r>
            <w:r>
              <w:t>=</w:t>
            </w:r>
            <w:r>
              <w:t>报表日期</w:t>
            </w:r>
          </w:p>
        </w:tc>
      </w:tr>
      <w:tr w:rsidR="00EB0448" w14:paraId="55B5F543" w14:textId="77777777" w:rsidTr="008B2299">
        <w:tc>
          <w:tcPr>
            <w:tcW w:w="2518" w:type="dxa"/>
          </w:tcPr>
          <w:p w14:paraId="72F27B3F" w14:textId="501F970F" w:rsidR="00EB0448" w:rsidRDefault="00EB0448" w:rsidP="008B2299">
            <w:del w:id="138" w:author="Administrator" w:date="2019-01-11T14:09:00Z">
              <w:r w:rsidDel="003D5C59">
                <w:rPr>
                  <w:rFonts w:hint="eastAsia"/>
                </w:rPr>
                <w:delText>放款</w:delText>
              </w:r>
              <w:r w:rsidDel="003D5C59">
                <w:delText>日期</w:delText>
              </w:r>
            </w:del>
          </w:p>
        </w:tc>
        <w:tc>
          <w:tcPr>
            <w:tcW w:w="3402" w:type="dxa"/>
          </w:tcPr>
          <w:p w14:paraId="5B6F24A9" w14:textId="77777777" w:rsidR="00EB0448" w:rsidRDefault="00EB0448" w:rsidP="008B2299"/>
        </w:tc>
        <w:tc>
          <w:tcPr>
            <w:tcW w:w="3656" w:type="dxa"/>
          </w:tcPr>
          <w:p w14:paraId="51DE3C23" w14:textId="77777777" w:rsidR="00EB0448" w:rsidRDefault="00EB0448" w:rsidP="008B2299"/>
        </w:tc>
      </w:tr>
      <w:tr w:rsidR="00EB0448" w14:paraId="42311C9A" w14:textId="77777777" w:rsidTr="008B2299">
        <w:tc>
          <w:tcPr>
            <w:tcW w:w="2518" w:type="dxa"/>
          </w:tcPr>
          <w:p w14:paraId="408EF06B" w14:textId="77777777" w:rsidR="00EB0448" w:rsidRDefault="00EB0448" w:rsidP="008B2299">
            <w:r>
              <w:rPr>
                <w:rFonts w:hint="eastAsia"/>
              </w:rPr>
              <w:t>应还</w:t>
            </w:r>
            <w:r>
              <w:t>金额</w:t>
            </w:r>
          </w:p>
        </w:tc>
        <w:tc>
          <w:tcPr>
            <w:tcW w:w="3402" w:type="dxa"/>
          </w:tcPr>
          <w:p w14:paraId="46AA13FC" w14:textId="0FA7BEA0" w:rsidR="00EB0448" w:rsidRDefault="003D5C59" w:rsidP="008B2299">
            <w:ins w:id="139" w:author="Administrator" w:date="2019-01-11T14:10:00Z">
              <w:r>
                <w:rPr>
                  <w:rFonts w:hint="eastAsia"/>
                </w:rPr>
                <w:t>本金</w:t>
              </w:r>
              <w:r>
                <w:t>+</w:t>
              </w:r>
              <w:r>
                <w:rPr>
                  <w:rFonts w:hint="eastAsia"/>
                </w:rPr>
                <w:t>利息</w:t>
              </w:r>
            </w:ins>
            <w:del w:id="140" w:author="Administrator" w:date="2019-01-11T14:10:00Z">
              <w:r w:rsidR="00EB0448" w:rsidDel="003D5C59">
                <w:rPr>
                  <w:rFonts w:hint="eastAsia"/>
                </w:rPr>
                <w:delText>合同</w:delText>
              </w:r>
              <w:r w:rsidR="00EB0448" w:rsidDel="003D5C59">
                <w:delText>金额</w:delText>
              </w:r>
            </w:del>
          </w:p>
        </w:tc>
        <w:tc>
          <w:tcPr>
            <w:tcW w:w="3656" w:type="dxa"/>
          </w:tcPr>
          <w:p w14:paraId="05CD7F98" w14:textId="77777777" w:rsidR="00EB0448" w:rsidRPr="00B27BFF" w:rsidRDefault="00EB0448" w:rsidP="008B2299">
            <w:pPr>
              <w:pStyle w:val="aff3"/>
              <w:numPr>
                <w:ilvl w:val="0"/>
                <w:numId w:val="22"/>
              </w:numPr>
              <w:ind w:firstLineChars="0"/>
            </w:pPr>
            <w:r w:rsidRPr="00B27BFF">
              <w:rPr>
                <w:rFonts w:hint="eastAsia"/>
              </w:rPr>
              <w:t>还款</w:t>
            </w:r>
            <w:r w:rsidRPr="00B27BFF">
              <w:t>日为应还日期的</w:t>
            </w:r>
            <w:r w:rsidRPr="00B27BFF">
              <w:rPr>
                <w:rFonts w:hint="eastAsia"/>
              </w:rPr>
              <w:t>订单</w:t>
            </w:r>
            <w:r w:rsidRPr="00B27BFF">
              <w:t>金额</w:t>
            </w:r>
            <w:r w:rsidRPr="00B27BFF">
              <w:rPr>
                <w:rFonts w:hint="eastAsia"/>
              </w:rPr>
              <w:t>；</w:t>
            </w:r>
          </w:p>
          <w:p w14:paraId="37A4A3EA" w14:textId="77777777" w:rsidR="00EB0448" w:rsidRPr="00B27BFF" w:rsidRDefault="00EB0448" w:rsidP="008B2299">
            <w:pPr>
              <w:pStyle w:val="aff3"/>
              <w:numPr>
                <w:ilvl w:val="0"/>
                <w:numId w:val="22"/>
              </w:numPr>
              <w:ind w:firstLineChars="0"/>
            </w:pPr>
            <w:r>
              <w:t>T</w:t>
            </w:r>
            <w:r>
              <w:rPr>
                <w:rFonts w:hint="eastAsia"/>
              </w:rPr>
              <w:t>日</w:t>
            </w:r>
            <w:r>
              <w:t>情况，后续不变</w:t>
            </w:r>
          </w:p>
        </w:tc>
      </w:tr>
      <w:tr w:rsidR="00EB0448" w14:paraId="1EB73BFA" w14:textId="77777777" w:rsidTr="008B2299">
        <w:tc>
          <w:tcPr>
            <w:tcW w:w="2518" w:type="dxa"/>
          </w:tcPr>
          <w:p w14:paraId="71231C8E" w14:textId="77777777" w:rsidR="00EB0448" w:rsidRDefault="00EB0448" w:rsidP="008B2299">
            <w:r>
              <w:rPr>
                <w:rFonts w:hint="eastAsia"/>
              </w:rPr>
              <w:t>结清</w:t>
            </w:r>
            <w:r>
              <w:t>金额</w:t>
            </w:r>
          </w:p>
        </w:tc>
        <w:tc>
          <w:tcPr>
            <w:tcW w:w="3402" w:type="dxa"/>
          </w:tcPr>
          <w:p w14:paraId="6B0B60E7" w14:textId="77777777" w:rsidR="00EB0448" w:rsidRDefault="00EB0448" w:rsidP="008B2299">
            <w:r>
              <w:rPr>
                <w:rFonts w:hint="eastAsia"/>
              </w:rPr>
              <w:t>总</w:t>
            </w:r>
            <w:r>
              <w:t>的合同金额</w:t>
            </w:r>
            <w:r>
              <w:rPr>
                <w:rFonts w:hint="eastAsia"/>
              </w:rPr>
              <w:t>+</w:t>
            </w:r>
            <w:r>
              <w:t>利息</w:t>
            </w:r>
            <w:r>
              <w:t>+</w:t>
            </w:r>
            <w:r>
              <w:rPr>
                <w:rFonts w:hint="eastAsia"/>
              </w:rPr>
              <w:t>罚息</w:t>
            </w:r>
          </w:p>
        </w:tc>
        <w:tc>
          <w:tcPr>
            <w:tcW w:w="3656" w:type="dxa"/>
          </w:tcPr>
          <w:p w14:paraId="2E917EB9"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3D5C59" w14:paraId="28E863CD" w14:textId="77777777" w:rsidTr="008B2299">
        <w:trPr>
          <w:ins w:id="141" w:author="Administrator" w:date="2019-01-11T14:10:00Z"/>
        </w:trPr>
        <w:tc>
          <w:tcPr>
            <w:tcW w:w="2518" w:type="dxa"/>
          </w:tcPr>
          <w:p w14:paraId="47AC0FE6" w14:textId="448260B4" w:rsidR="003D5C59" w:rsidRDefault="003D5C59" w:rsidP="008B2299">
            <w:pPr>
              <w:rPr>
                <w:ins w:id="142" w:author="Administrator" w:date="2019-01-11T14:10:00Z"/>
              </w:rPr>
            </w:pPr>
            <w:ins w:id="143" w:author="Administrator" w:date="2019-01-11T14:10:00Z">
              <w:r>
                <w:rPr>
                  <w:rFonts w:hint="eastAsia"/>
                </w:rPr>
                <w:t>结清</w:t>
              </w:r>
              <w:r>
                <w:t>金额</w:t>
              </w:r>
              <w:r>
                <w:rPr>
                  <w:rFonts w:hint="eastAsia"/>
                </w:rPr>
                <w:t>(</w:t>
              </w:r>
            </w:ins>
            <w:ins w:id="144" w:author="Administrator" w:date="2019-01-11T14:11:00Z">
              <w:r>
                <w:rPr>
                  <w:rFonts w:hint="eastAsia"/>
                </w:rPr>
                <w:t>含</w:t>
              </w:r>
              <w:r>
                <w:t>虚拟还款</w:t>
              </w:r>
            </w:ins>
            <w:ins w:id="145" w:author="Administrator" w:date="2019-01-11T14:10:00Z">
              <w:r>
                <w:rPr>
                  <w:rFonts w:hint="eastAsia"/>
                </w:rPr>
                <w:t>)</w:t>
              </w:r>
            </w:ins>
          </w:p>
        </w:tc>
        <w:tc>
          <w:tcPr>
            <w:tcW w:w="3402" w:type="dxa"/>
          </w:tcPr>
          <w:p w14:paraId="2EEAC299" w14:textId="77777777" w:rsidR="003D5C59" w:rsidRDefault="003D5C59" w:rsidP="008B2299">
            <w:pPr>
              <w:rPr>
                <w:ins w:id="146" w:author="Administrator" w:date="2019-01-11T14:10:00Z"/>
              </w:rPr>
            </w:pPr>
          </w:p>
        </w:tc>
        <w:tc>
          <w:tcPr>
            <w:tcW w:w="3656" w:type="dxa"/>
          </w:tcPr>
          <w:p w14:paraId="7F382B77" w14:textId="77777777" w:rsidR="003D5C59" w:rsidRDefault="003D5C59" w:rsidP="008B2299">
            <w:pPr>
              <w:rPr>
                <w:ins w:id="147" w:author="Administrator" w:date="2019-01-11T14:10:00Z"/>
              </w:rPr>
            </w:pPr>
          </w:p>
        </w:tc>
      </w:tr>
      <w:tr w:rsidR="00EB0448" w14:paraId="34944A32" w14:textId="77777777" w:rsidTr="008B2299">
        <w:tc>
          <w:tcPr>
            <w:tcW w:w="2518" w:type="dxa"/>
          </w:tcPr>
          <w:p w14:paraId="7684A535" w14:textId="77777777" w:rsidR="00EB0448" w:rsidRDefault="00EB0448" w:rsidP="008B2299">
            <w:r>
              <w:rPr>
                <w:rFonts w:hint="eastAsia"/>
              </w:rPr>
              <w:t>结清</w:t>
            </w:r>
            <w:r>
              <w:t>率</w:t>
            </w:r>
          </w:p>
        </w:tc>
        <w:tc>
          <w:tcPr>
            <w:tcW w:w="3402" w:type="dxa"/>
          </w:tcPr>
          <w:p w14:paraId="59C2D5B8" w14:textId="77777777" w:rsidR="00EB0448" w:rsidRDefault="00EB0448" w:rsidP="008B2299">
            <w:r>
              <w:rPr>
                <w:rFonts w:hint="eastAsia"/>
              </w:rPr>
              <w:t>结清金额</w:t>
            </w:r>
            <w:r>
              <w:rPr>
                <w:rFonts w:hint="eastAsia"/>
              </w:rPr>
              <w:t>/</w:t>
            </w:r>
            <w:r>
              <w:rPr>
                <w:rFonts w:hint="eastAsia"/>
              </w:rPr>
              <w:t>应还</w:t>
            </w:r>
            <w:r>
              <w:t>金额</w:t>
            </w:r>
          </w:p>
        </w:tc>
        <w:tc>
          <w:tcPr>
            <w:tcW w:w="3656" w:type="dxa"/>
          </w:tcPr>
          <w:p w14:paraId="228DCA3D" w14:textId="77777777" w:rsidR="00EB0448" w:rsidRDefault="00EB0448" w:rsidP="008B2299"/>
        </w:tc>
      </w:tr>
      <w:tr w:rsidR="00EB0448" w14:paraId="3741DE65" w14:textId="77777777" w:rsidTr="008B2299">
        <w:tc>
          <w:tcPr>
            <w:tcW w:w="2518" w:type="dxa"/>
          </w:tcPr>
          <w:p w14:paraId="37EF374E" w14:textId="77777777" w:rsidR="00EB0448" w:rsidRDefault="00EB0448" w:rsidP="008B2299">
            <w:r>
              <w:rPr>
                <w:rFonts w:hint="eastAsia"/>
              </w:rPr>
              <w:t>正常</w:t>
            </w:r>
            <w:r>
              <w:t>结清</w:t>
            </w:r>
            <w:r>
              <w:rPr>
                <w:rFonts w:hint="eastAsia"/>
              </w:rPr>
              <w:t>金额</w:t>
            </w:r>
          </w:p>
        </w:tc>
        <w:tc>
          <w:tcPr>
            <w:tcW w:w="3402" w:type="dxa"/>
          </w:tcPr>
          <w:p w14:paraId="6F298EB0" w14:textId="77777777" w:rsidR="00EB0448" w:rsidRDefault="00EB0448" w:rsidP="008B2299">
            <w:r>
              <w:rPr>
                <w:rFonts w:hint="eastAsia"/>
              </w:rPr>
              <w:t>合同</w:t>
            </w:r>
            <w:r>
              <w:t>金额</w:t>
            </w:r>
            <w:r>
              <w:t>+</w:t>
            </w:r>
            <w:r>
              <w:t>利息</w:t>
            </w:r>
          </w:p>
        </w:tc>
        <w:tc>
          <w:tcPr>
            <w:tcW w:w="3656" w:type="dxa"/>
          </w:tcPr>
          <w:p w14:paraId="2853F099" w14:textId="247B98AC" w:rsidR="00EB0448" w:rsidRDefault="00EB0448" w:rsidP="008B2299">
            <w:r>
              <w:rPr>
                <w:rFonts w:hint="eastAsia"/>
              </w:rPr>
              <w:t>T</w:t>
            </w:r>
            <w:r>
              <w:rPr>
                <w:rFonts w:hint="eastAsia"/>
              </w:rPr>
              <w:t>日</w:t>
            </w:r>
            <w:r>
              <w:t>情况，后续不变</w:t>
            </w:r>
            <w:r w:rsidR="00BE64D3">
              <w:rPr>
                <w:rFonts w:hint="eastAsia"/>
              </w:rPr>
              <w:t>；</w:t>
            </w:r>
            <w:r w:rsidR="00BE64D3">
              <w:t>包含正常结清和</w:t>
            </w:r>
            <w:r w:rsidR="00BE64D3">
              <w:rPr>
                <w:rFonts w:hint="eastAsia"/>
              </w:rPr>
              <w:t>正常</w:t>
            </w:r>
            <w:r w:rsidR="00BE64D3">
              <w:t>展期</w:t>
            </w:r>
          </w:p>
        </w:tc>
      </w:tr>
      <w:tr w:rsidR="003D5C59" w14:paraId="71C7DBA8" w14:textId="77777777" w:rsidTr="008B2299">
        <w:trPr>
          <w:ins w:id="148" w:author="Administrator" w:date="2019-01-11T14:11:00Z"/>
        </w:trPr>
        <w:tc>
          <w:tcPr>
            <w:tcW w:w="2518" w:type="dxa"/>
          </w:tcPr>
          <w:p w14:paraId="77097766" w14:textId="27A9427A" w:rsidR="003D5C59" w:rsidRDefault="003D5C59" w:rsidP="008B2299">
            <w:pPr>
              <w:rPr>
                <w:ins w:id="149" w:author="Administrator" w:date="2019-01-11T14:11:00Z"/>
              </w:rPr>
            </w:pPr>
            <w:ins w:id="150" w:author="Administrator" w:date="2019-01-11T14:11:00Z">
              <w:r>
                <w:rPr>
                  <w:rFonts w:hint="eastAsia"/>
                </w:rPr>
                <w:t>正常</w:t>
              </w:r>
              <w:r>
                <w:t>结清金额</w:t>
              </w:r>
              <w:r>
                <w:rPr>
                  <w:rFonts w:hint="eastAsia"/>
                </w:rPr>
                <w:t>(</w:t>
              </w:r>
              <w:r>
                <w:rPr>
                  <w:rFonts w:hint="eastAsia"/>
                </w:rPr>
                <w:t>含虚拟还款</w:t>
              </w:r>
              <w:r>
                <w:rPr>
                  <w:rFonts w:hint="eastAsia"/>
                </w:rPr>
                <w:t>)</w:t>
              </w:r>
            </w:ins>
          </w:p>
        </w:tc>
        <w:tc>
          <w:tcPr>
            <w:tcW w:w="3402" w:type="dxa"/>
          </w:tcPr>
          <w:p w14:paraId="41368382" w14:textId="77777777" w:rsidR="003D5C59" w:rsidRDefault="003D5C59" w:rsidP="008B2299">
            <w:pPr>
              <w:rPr>
                <w:ins w:id="151" w:author="Administrator" w:date="2019-01-11T14:11:00Z"/>
              </w:rPr>
            </w:pPr>
          </w:p>
        </w:tc>
        <w:tc>
          <w:tcPr>
            <w:tcW w:w="3656" w:type="dxa"/>
          </w:tcPr>
          <w:p w14:paraId="635FEB04" w14:textId="77777777" w:rsidR="003D5C59" w:rsidRDefault="003D5C59" w:rsidP="008B2299">
            <w:pPr>
              <w:rPr>
                <w:ins w:id="152" w:author="Administrator" w:date="2019-01-11T14:11:00Z"/>
              </w:rPr>
            </w:pPr>
          </w:p>
        </w:tc>
      </w:tr>
      <w:tr w:rsidR="00EB0448" w14:paraId="6565A47E" w14:textId="77777777" w:rsidTr="008B2299">
        <w:tc>
          <w:tcPr>
            <w:tcW w:w="2518" w:type="dxa"/>
          </w:tcPr>
          <w:p w14:paraId="74FDA719" w14:textId="77777777" w:rsidR="00EB0448" w:rsidRDefault="00EB0448" w:rsidP="008B2299">
            <w:r>
              <w:rPr>
                <w:rFonts w:hint="eastAsia"/>
              </w:rPr>
              <w:t>首逾率</w:t>
            </w:r>
          </w:p>
        </w:tc>
        <w:tc>
          <w:tcPr>
            <w:tcW w:w="3402" w:type="dxa"/>
          </w:tcPr>
          <w:p w14:paraId="42006530" w14:textId="77777777" w:rsidR="00EB0448" w:rsidRDefault="00EB0448" w:rsidP="008B2299">
            <w:r>
              <w:rPr>
                <w:rFonts w:hint="eastAsia"/>
              </w:rPr>
              <w:t>1</w:t>
            </w:r>
            <w:r>
              <w:t>-</w:t>
            </w:r>
            <w:r>
              <w:rPr>
                <w:rFonts w:hint="eastAsia"/>
              </w:rPr>
              <w:t>正常结清</w:t>
            </w:r>
            <w:r>
              <w:t>金额</w:t>
            </w:r>
            <w:r>
              <w:rPr>
                <w:rFonts w:hint="eastAsia"/>
              </w:rPr>
              <w:t>/</w:t>
            </w:r>
            <w:r>
              <w:rPr>
                <w:rFonts w:hint="eastAsia"/>
              </w:rPr>
              <w:t>应还</w:t>
            </w:r>
            <w:r>
              <w:t>金额</w:t>
            </w:r>
          </w:p>
        </w:tc>
        <w:tc>
          <w:tcPr>
            <w:tcW w:w="3656" w:type="dxa"/>
          </w:tcPr>
          <w:p w14:paraId="2436CD10" w14:textId="77777777" w:rsidR="00EB0448" w:rsidRDefault="00EB0448" w:rsidP="008B2299">
            <w:r>
              <w:rPr>
                <w:rFonts w:hint="eastAsia"/>
              </w:rPr>
              <w:t>T</w:t>
            </w:r>
            <w:r>
              <w:rPr>
                <w:rFonts w:hint="eastAsia"/>
              </w:rPr>
              <w:t>日</w:t>
            </w:r>
            <w:r>
              <w:t>情况，后续不变</w:t>
            </w:r>
          </w:p>
        </w:tc>
      </w:tr>
      <w:tr w:rsidR="00EB0448" w14:paraId="6F08F1C6" w14:textId="77777777" w:rsidTr="008B2299">
        <w:tc>
          <w:tcPr>
            <w:tcW w:w="2518" w:type="dxa"/>
          </w:tcPr>
          <w:p w14:paraId="07647322" w14:textId="77777777" w:rsidR="00EB0448" w:rsidRDefault="00EB0448" w:rsidP="008B2299">
            <w:r>
              <w:rPr>
                <w:rFonts w:hint="eastAsia"/>
              </w:rPr>
              <w:t>逾期</w:t>
            </w:r>
            <w:r>
              <w:t>金额</w:t>
            </w:r>
          </w:p>
        </w:tc>
        <w:tc>
          <w:tcPr>
            <w:tcW w:w="3402" w:type="dxa"/>
          </w:tcPr>
          <w:p w14:paraId="33A18E68" w14:textId="77777777" w:rsidR="00EB0448" w:rsidRDefault="00EB0448" w:rsidP="008B2299">
            <w:r>
              <w:rPr>
                <w:rFonts w:hint="eastAsia"/>
              </w:rPr>
              <w:t>合同</w:t>
            </w:r>
            <w:r>
              <w:t>金额</w:t>
            </w:r>
            <w:r>
              <w:t>+</w:t>
            </w:r>
            <w:r>
              <w:t>利息</w:t>
            </w:r>
          </w:p>
        </w:tc>
        <w:tc>
          <w:tcPr>
            <w:tcW w:w="3656" w:type="dxa"/>
          </w:tcPr>
          <w:p w14:paraId="57E10851" w14:textId="1E2831D0" w:rsidR="00EB0448" w:rsidRDefault="00BE64D3"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4688BFBA" w14:textId="77777777" w:rsidTr="008B2299">
        <w:tc>
          <w:tcPr>
            <w:tcW w:w="2518" w:type="dxa"/>
          </w:tcPr>
          <w:p w14:paraId="45303DC7" w14:textId="77777777" w:rsidR="00EB0448" w:rsidRDefault="00EB0448" w:rsidP="008B2299">
            <w:r>
              <w:rPr>
                <w:rFonts w:hint="eastAsia"/>
              </w:rPr>
              <w:t>逾期</w:t>
            </w:r>
            <w:r>
              <w:t>结清金额</w:t>
            </w:r>
          </w:p>
        </w:tc>
        <w:tc>
          <w:tcPr>
            <w:tcW w:w="3402" w:type="dxa"/>
          </w:tcPr>
          <w:p w14:paraId="66BED714" w14:textId="77777777" w:rsidR="00EB0448" w:rsidRDefault="00EB0448" w:rsidP="008B2299">
            <w:r>
              <w:rPr>
                <w:rFonts w:hint="eastAsia"/>
              </w:rPr>
              <w:t>合同</w:t>
            </w:r>
            <w:r>
              <w:t>金额</w:t>
            </w:r>
            <w:r>
              <w:t>+</w:t>
            </w:r>
            <w:r>
              <w:rPr>
                <w:rFonts w:hint="eastAsia"/>
              </w:rPr>
              <w:t>利息</w:t>
            </w:r>
            <w:r>
              <w:t>+</w:t>
            </w:r>
            <w:r>
              <w:t>罚息</w:t>
            </w:r>
            <w:r>
              <w:rPr>
                <w:rFonts w:hint="eastAsia"/>
              </w:rPr>
              <w:t xml:space="preserve"> </w:t>
            </w:r>
          </w:p>
        </w:tc>
        <w:tc>
          <w:tcPr>
            <w:tcW w:w="3656" w:type="dxa"/>
          </w:tcPr>
          <w:p w14:paraId="424E07A9"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8410FC" w14:paraId="08B125B0" w14:textId="77777777" w:rsidTr="008B2299">
        <w:trPr>
          <w:ins w:id="153" w:author="Administrator" w:date="2019-01-11T14:12:00Z"/>
        </w:trPr>
        <w:tc>
          <w:tcPr>
            <w:tcW w:w="2518" w:type="dxa"/>
          </w:tcPr>
          <w:p w14:paraId="7F4B0FC4" w14:textId="5D0F6C8A" w:rsidR="008410FC" w:rsidRDefault="008410FC" w:rsidP="008B2299">
            <w:pPr>
              <w:rPr>
                <w:ins w:id="154" w:author="Administrator" w:date="2019-01-11T14:12:00Z"/>
              </w:rPr>
            </w:pPr>
            <w:ins w:id="155" w:author="Administrator" w:date="2019-01-11T14:12:00Z">
              <w:r>
                <w:rPr>
                  <w:rFonts w:hint="eastAsia"/>
                </w:rPr>
                <w:t>逾期</w:t>
              </w:r>
              <w:r>
                <w:t>结清金额</w:t>
              </w:r>
              <w:r>
                <w:rPr>
                  <w:rFonts w:hint="eastAsia"/>
                </w:rPr>
                <w:t>(</w:t>
              </w:r>
              <w:r>
                <w:rPr>
                  <w:rFonts w:hint="eastAsia"/>
                </w:rPr>
                <w:t>含虚拟</w:t>
              </w:r>
              <w:r>
                <w:t>还款</w:t>
              </w:r>
              <w:r>
                <w:rPr>
                  <w:rFonts w:hint="eastAsia"/>
                </w:rPr>
                <w:t>)</w:t>
              </w:r>
            </w:ins>
          </w:p>
        </w:tc>
        <w:tc>
          <w:tcPr>
            <w:tcW w:w="3402" w:type="dxa"/>
          </w:tcPr>
          <w:p w14:paraId="7DA8D5C6" w14:textId="77777777" w:rsidR="008410FC" w:rsidRDefault="008410FC" w:rsidP="008B2299">
            <w:pPr>
              <w:rPr>
                <w:ins w:id="156" w:author="Administrator" w:date="2019-01-11T14:12:00Z"/>
              </w:rPr>
            </w:pPr>
          </w:p>
        </w:tc>
        <w:tc>
          <w:tcPr>
            <w:tcW w:w="3656" w:type="dxa"/>
          </w:tcPr>
          <w:p w14:paraId="511E0BA2" w14:textId="77777777" w:rsidR="008410FC" w:rsidRDefault="008410FC" w:rsidP="008B2299">
            <w:pPr>
              <w:rPr>
                <w:ins w:id="157" w:author="Administrator" w:date="2019-01-11T14:12:00Z"/>
              </w:rPr>
            </w:pPr>
          </w:p>
        </w:tc>
      </w:tr>
      <w:tr w:rsidR="00EB0448" w14:paraId="1466FC96" w14:textId="77777777" w:rsidTr="008B2299">
        <w:tc>
          <w:tcPr>
            <w:tcW w:w="2518" w:type="dxa"/>
          </w:tcPr>
          <w:p w14:paraId="07301A8A" w14:textId="77777777" w:rsidR="00EB0448" w:rsidRDefault="00EB0448" w:rsidP="008B2299">
            <w:r>
              <w:rPr>
                <w:rFonts w:hint="eastAsia"/>
              </w:rPr>
              <w:t>逾期待还</w:t>
            </w:r>
            <w:r>
              <w:t>金额</w:t>
            </w:r>
          </w:p>
        </w:tc>
        <w:tc>
          <w:tcPr>
            <w:tcW w:w="3402" w:type="dxa"/>
          </w:tcPr>
          <w:p w14:paraId="5B76DD0C" w14:textId="77777777" w:rsidR="00EB0448" w:rsidRDefault="00EB0448" w:rsidP="008B2299">
            <w:r>
              <w:rPr>
                <w:rFonts w:hint="eastAsia"/>
              </w:rPr>
              <w:t>合同</w:t>
            </w:r>
            <w:r>
              <w:t>金额</w:t>
            </w:r>
            <w:r>
              <w:t>+</w:t>
            </w:r>
            <w:r>
              <w:t>利息</w:t>
            </w:r>
            <w:r>
              <w:t>+</w:t>
            </w:r>
            <w:r>
              <w:t>罚息</w:t>
            </w:r>
          </w:p>
        </w:tc>
        <w:tc>
          <w:tcPr>
            <w:tcW w:w="3656" w:type="dxa"/>
          </w:tcPr>
          <w:p w14:paraId="7A0B090C"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7DEB5624" w14:textId="77777777" w:rsidTr="008B2299">
        <w:tc>
          <w:tcPr>
            <w:tcW w:w="2518" w:type="dxa"/>
          </w:tcPr>
          <w:p w14:paraId="4DF4B745" w14:textId="77777777" w:rsidR="00EB0448" w:rsidRDefault="00EB0448" w:rsidP="008B2299">
            <w:r>
              <w:rPr>
                <w:rFonts w:hint="eastAsia"/>
              </w:rPr>
              <w:t>逾期</w:t>
            </w:r>
            <w:r>
              <w:rPr>
                <w:rFonts w:hint="eastAsia"/>
              </w:rPr>
              <w:t>1</w:t>
            </w:r>
            <w:r>
              <w:rPr>
                <w:rFonts w:hint="eastAsia"/>
              </w:rPr>
              <w:t>天</w:t>
            </w:r>
            <w:r>
              <w:t>结清金额</w:t>
            </w:r>
          </w:p>
        </w:tc>
        <w:tc>
          <w:tcPr>
            <w:tcW w:w="3402" w:type="dxa"/>
          </w:tcPr>
          <w:p w14:paraId="4027B56C" w14:textId="77777777" w:rsidR="00EB0448" w:rsidRDefault="00EB0448" w:rsidP="008B2299">
            <w:r>
              <w:rPr>
                <w:rFonts w:hint="eastAsia"/>
              </w:rPr>
              <w:t>合同</w:t>
            </w:r>
            <w:r>
              <w:t>金额</w:t>
            </w:r>
            <w:r>
              <w:t>+</w:t>
            </w:r>
            <w:r>
              <w:t>利息</w:t>
            </w:r>
            <w:r>
              <w:t>+</w:t>
            </w:r>
            <w:r>
              <w:t>罚息</w:t>
            </w:r>
          </w:p>
        </w:tc>
        <w:tc>
          <w:tcPr>
            <w:tcW w:w="3656" w:type="dxa"/>
          </w:tcPr>
          <w:p w14:paraId="4E67C487" w14:textId="77777777" w:rsidR="00EB0448" w:rsidRDefault="00EB0448" w:rsidP="008B2299">
            <w:r>
              <w:rPr>
                <w:rFonts w:hint="eastAsia"/>
              </w:rPr>
              <w:t>T</w:t>
            </w:r>
            <w:r>
              <w:t>+1</w:t>
            </w:r>
            <w:r>
              <w:rPr>
                <w:rFonts w:hint="eastAsia"/>
              </w:rPr>
              <w:t>日</w:t>
            </w:r>
            <w:r>
              <w:t>情况，后续不变</w:t>
            </w:r>
          </w:p>
        </w:tc>
      </w:tr>
      <w:tr w:rsidR="008410FC" w14:paraId="4E3BDDC2" w14:textId="77777777" w:rsidTr="008B2299">
        <w:trPr>
          <w:ins w:id="158" w:author="Administrator" w:date="2019-01-11T14:12:00Z"/>
        </w:trPr>
        <w:tc>
          <w:tcPr>
            <w:tcW w:w="2518" w:type="dxa"/>
          </w:tcPr>
          <w:p w14:paraId="7AE9EF0E" w14:textId="058B5244" w:rsidR="008410FC" w:rsidRDefault="008410FC" w:rsidP="008B2299">
            <w:pPr>
              <w:rPr>
                <w:ins w:id="159" w:author="Administrator" w:date="2019-01-11T14:12:00Z"/>
              </w:rPr>
            </w:pPr>
            <w:ins w:id="160" w:author="Administrator" w:date="2019-01-11T14:12:00Z">
              <w:r>
                <w:rPr>
                  <w:rFonts w:hint="eastAsia"/>
                </w:rPr>
                <w:t>逾期</w:t>
              </w:r>
              <w:r>
                <w:rPr>
                  <w:rFonts w:hint="eastAsia"/>
                </w:rPr>
                <w:t>1</w:t>
              </w:r>
              <w:r>
                <w:rPr>
                  <w:rFonts w:hint="eastAsia"/>
                </w:rPr>
                <w:t>天</w:t>
              </w:r>
              <w:r>
                <w:t>结清金额</w:t>
              </w:r>
              <w:r>
                <w:t>(</w:t>
              </w:r>
              <w:r>
                <w:rPr>
                  <w:rFonts w:hint="eastAsia"/>
                </w:rPr>
                <w:t>含虚拟</w:t>
              </w:r>
              <w:r>
                <w:t>还款</w:t>
              </w:r>
              <w:r>
                <w:t>)</w:t>
              </w:r>
            </w:ins>
          </w:p>
        </w:tc>
        <w:tc>
          <w:tcPr>
            <w:tcW w:w="3402" w:type="dxa"/>
          </w:tcPr>
          <w:p w14:paraId="7B84F2A7" w14:textId="77777777" w:rsidR="008410FC" w:rsidRDefault="008410FC" w:rsidP="008B2299">
            <w:pPr>
              <w:rPr>
                <w:ins w:id="161" w:author="Administrator" w:date="2019-01-11T14:12:00Z"/>
              </w:rPr>
            </w:pPr>
          </w:p>
        </w:tc>
        <w:tc>
          <w:tcPr>
            <w:tcW w:w="3656" w:type="dxa"/>
          </w:tcPr>
          <w:p w14:paraId="365DF990" w14:textId="77777777" w:rsidR="008410FC" w:rsidRDefault="008410FC" w:rsidP="008B2299">
            <w:pPr>
              <w:rPr>
                <w:ins w:id="162" w:author="Administrator" w:date="2019-01-11T14:12:00Z"/>
              </w:rPr>
            </w:pPr>
          </w:p>
        </w:tc>
      </w:tr>
      <w:tr w:rsidR="00EB0448" w14:paraId="58790F8F" w14:textId="77777777" w:rsidTr="008B2299">
        <w:tc>
          <w:tcPr>
            <w:tcW w:w="2518" w:type="dxa"/>
          </w:tcPr>
          <w:p w14:paraId="4854A0E2" w14:textId="77777777" w:rsidR="00EB0448" w:rsidRDefault="00EB0448" w:rsidP="008B2299">
            <w:r>
              <w:rPr>
                <w:rFonts w:hint="eastAsia"/>
              </w:rPr>
              <w:t>逾期</w:t>
            </w:r>
            <w:r>
              <w:rPr>
                <w:rFonts w:hint="eastAsia"/>
              </w:rPr>
              <w:t>2</w:t>
            </w:r>
            <w:r>
              <w:rPr>
                <w:rFonts w:hint="eastAsia"/>
              </w:rPr>
              <w:t>天</w:t>
            </w:r>
            <w:r>
              <w:t>结清金额</w:t>
            </w:r>
          </w:p>
        </w:tc>
        <w:tc>
          <w:tcPr>
            <w:tcW w:w="3402" w:type="dxa"/>
          </w:tcPr>
          <w:p w14:paraId="71ACD70A" w14:textId="77777777" w:rsidR="00EB0448" w:rsidRDefault="00EB0448" w:rsidP="008B2299">
            <w:r>
              <w:rPr>
                <w:rFonts w:hint="eastAsia"/>
              </w:rPr>
              <w:t>合同</w:t>
            </w:r>
            <w:r>
              <w:t>金额</w:t>
            </w:r>
            <w:r>
              <w:t>+</w:t>
            </w:r>
            <w:r>
              <w:t>利息</w:t>
            </w:r>
            <w:r>
              <w:t>+</w:t>
            </w:r>
            <w:r>
              <w:t>罚息</w:t>
            </w:r>
          </w:p>
        </w:tc>
        <w:tc>
          <w:tcPr>
            <w:tcW w:w="3656" w:type="dxa"/>
          </w:tcPr>
          <w:p w14:paraId="0EC28BC7" w14:textId="77777777" w:rsidR="00EB0448" w:rsidRDefault="00EB0448" w:rsidP="008B2299">
            <w:r>
              <w:rPr>
                <w:rFonts w:hint="eastAsia"/>
              </w:rPr>
              <w:t>T+</w:t>
            </w:r>
            <w:r>
              <w:t>2</w:t>
            </w:r>
            <w:r>
              <w:rPr>
                <w:rFonts w:hint="eastAsia"/>
              </w:rPr>
              <w:t>日</w:t>
            </w:r>
            <w:r>
              <w:t>情况，后续不变</w:t>
            </w:r>
          </w:p>
        </w:tc>
      </w:tr>
      <w:tr w:rsidR="008410FC" w14:paraId="5C5AF3DB" w14:textId="77777777" w:rsidTr="008B2299">
        <w:trPr>
          <w:ins w:id="163" w:author="Administrator" w:date="2019-01-11T14:13:00Z"/>
        </w:trPr>
        <w:tc>
          <w:tcPr>
            <w:tcW w:w="2518" w:type="dxa"/>
          </w:tcPr>
          <w:p w14:paraId="7A58890F" w14:textId="5337C3A1" w:rsidR="008410FC" w:rsidRDefault="008410FC" w:rsidP="008B2299">
            <w:pPr>
              <w:rPr>
                <w:ins w:id="164" w:author="Administrator" w:date="2019-01-11T14:13:00Z"/>
              </w:rPr>
            </w:pPr>
            <w:ins w:id="165" w:author="Administrator" w:date="2019-01-11T14:13:00Z">
              <w:r>
                <w:rPr>
                  <w:rFonts w:hint="eastAsia"/>
                </w:rPr>
                <w:t>逾期</w:t>
              </w:r>
              <w:r>
                <w:rPr>
                  <w:rFonts w:hint="eastAsia"/>
                </w:rPr>
                <w:t>2</w:t>
              </w:r>
              <w:r>
                <w:rPr>
                  <w:rFonts w:hint="eastAsia"/>
                </w:rPr>
                <w:t>天</w:t>
              </w:r>
              <w:r>
                <w:t>结清金额</w:t>
              </w:r>
              <w:r>
                <w:rPr>
                  <w:rFonts w:hint="eastAsia"/>
                </w:rPr>
                <w:t>(</w:t>
              </w:r>
              <w:r>
                <w:rPr>
                  <w:rFonts w:hint="eastAsia"/>
                </w:rPr>
                <w:t>含虚拟</w:t>
              </w:r>
              <w:r>
                <w:t>还款</w:t>
              </w:r>
              <w:r>
                <w:rPr>
                  <w:rFonts w:hint="eastAsia"/>
                </w:rPr>
                <w:t>)</w:t>
              </w:r>
            </w:ins>
          </w:p>
        </w:tc>
        <w:tc>
          <w:tcPr>
            <w:tcW w:w="3402" w:type="dxa"/>
          </w:tcPr>
          <w:p w14:paraId="318EF644" w14:textId="77777777" w:rsidR="008410FC" w:rsidRDefault="008410FC" w:rsidP="008B2299">
            <w:pPr>
              <w:rPr>
                <w:ins w:id="166" w:author="Administrator" w:date="2019-01-11T14:13:00Z"/>
              </w:rPr>
            </w:pPr>
          </w:p>
        </w:tc>
        <w:tc>
          <w:tcPr>
            <w:tcW w:w="3656" w:type="dxa"/>
          </w:tcPr>
          <w:p w14:paraId="548A653F" w14:textId="77777777" w:rsidR="008410FC" w:rsidRDefault="008410FC" w:rsidP="008B2299">
            <w:pPr>
              <w:rPr>
                <w:ins w:id="167" w:author="Administrator" w:date="2019-01-11T14:13:00Z"/>
              </w:rPr>
            </w:pPr>
          </w:p>
        </w:tc>
      </w:tr>
      <w:tr w:rsidR="00EB0448" w14:paraId="39A59BAA" w14:textId="77777777" w:rsidTr="008B2299">
        <w:tc>
          <w:tcPr>
            <w:tcW w:w="2518" w:type="dxa"/>
          </w:tcPr>
          <w:p w14:paraId="3756B89E" w14:textId="77777777" w:rsidR="00EB0448" w:rsidRDefault="00EB0448" w:rsidP="008B2299">
            <w:r>
              <w:rPr>
                <w:rFonts w:hint="eastAsia"/>
              </w:rPr>
              <w:t>逾期</w:t>
            </w:r>
            <w:r>
              <w:rPr>
                <w:rFonts w:hint="eastAsia"/>
              </w:rPr>
              <w:t>3</w:t>
            </w:r>
            <w:r>
              <w:rPr>
                <w:rFonts w:hint="eastAsia"/>
              </w:rPr>
              <w:t>天</w:t>
            </w:r>
            <w:r>
              <w:t>结清金额</w:t>
            </w:r>
          </w:p>
        </w:tc>
        <w:tc>
          <w:tcPr>
            <w:tcW w:w="3402" w:type="dxa"/>
          </w:tcPr>
          <w:p w14:paraId="14F54CCF" w14:textId="77777777" w:rsidR="00EB0448" w:rsidRDefault="00EB0448" w:rsidP="008B2299">
            <w:r>
              <w:rPr>
                <w:rFonts w:hint="eastAsia"/>
              </w:rPr>
              <w:t>合同</w:t>
            </w:r>
            <w:r>
              <w:t>金额</w:t>
            </w:r>
            <w:r>
              <w:t>+</w:t>
            </w:r>
            <w:r>
              <w:t>利息</w:t>
            </w:r>
            <w:r>
              <w:t>+</w:t>
            </w:r>
            <w:r>
              <w:t>罚息</w:t>
            </w:r>
          </w:p>
        </w:tc>
        <w:tc>
          <w:tcPr>
            <w:tcW w:w="3656" w:type="dxa"/>
          </w:tcPr>
          <w:p w14:paraId="219058A6" w14:textId="77777777" w:rsidR="00EB0448" w:rsidRDefault="00EB0448" w:rsidP="008B2299">
            <w:r>
              <w:rPr>
                <w:rFonts w:hint="eastAsia"/>
              </w:rPr>
              <w:t>T</w:t>
            </w:r>
            <w:r>
              <w:t>+3</w:t>
            </w:r>
            <w:r>
              <w:rPr>
                <w:rFonts w:hint="eastAsia"/>
              </w:rPr>
              <w:t>日</w:t>
            </w:r>
            <w:r>
              <w:t>情况，后续不变</w:t>
            </w:r>
          </w:p>
        </w:tc>
      </w:tr>
      <w:tr w:rsidR="008410FC" w14:paraId="06FAF200" w14:textId="77777777" w:rsidTr="008B2299">
        <w:trPr>
          <w:ins w:id="168" w:author="Administrator" w:date="2019-01-11T14:13:00Z"/>
        </w:trPr>
        <w:tc>
          <w:tcPr>
            <w:tcW w:w="2518" w:type="dxa"/>
          </w:tcPr>
          <w:p w14:paraId="23B3D04A" w14:textId="3C0215CE" w:rsidR="008410FC" w:rsidRDefault="008410FC" w:rsidP="008B2299">
            <w:pPr>
              <w:rPr>
                <w:ins w:id="169" w:author="Administrator" w:date="2019-01-11T14:13:00Z"/>
              </w:rPr>
            </w:pPr>
            <w:ins w:id="170" w:author="Administrator" w:date="2019-01-11T14:13:00Z">
              <w:r>
                <w:rPr>
                  <w:rFonts w:hint="eastAsia"/>
                </w:rPr>
                <w:t>逾期</w:t>
              </w:r>
              <w:r>
                <w:rPr>
                  <w:rFonts w:hint="eastAsia"/>
                </w:rPr>
                <w:t>3</w:t>
              </w:r>
              <w:r>
                <w:rPr>
                  <w:rFonts w:hint="eastAsia"/>
                </w:rPr>
                <w:t>天</w:t>
              </w:r>
              <w:r>
                <w:t>结清金额</w:t>
              </w:r>
              <w:r>
                <w:rPr>
                  <w:rFonts w:hint="eastAsia"/>
                </w:rPr>
                <w:t>(</w:t>
              </w:r>
              <w:r>
                <w:rPr>
                  <w:rFonts w:hint="eastAsia"/>
                </w:rPr>
                <w:t>含虚拟</w:t>
              </w:r>
              <w:r>
                <w:t>还款</w:t>
              </w:r>
              <w:r>
                <w:rPr>
                  <w:rFonts w:hint="eastAsia"/>
                </w:rPr>
                <w:t>)</w:t>
              </w:r>
            </w:ins>
          </w:p>
        </w:tc>
        <w:tc>
          <w:tcPr>
            <w:tcW w:w="3402" w:type="dxa"/>
          </w:tcPr>
          <w:p w14:paraId="444A7688" w14:textId="77777777" w:rsidR="008410FC" w:rsidRDefault="008410FC" w:rsidP="008B2299">
            <w:pPr>
              <w:rPr>
                <w:ins w:id="171" w:author="Administrator" w:date="2019-01-11T14:13:00Z"/>
              </w:rPr>
            </w:pPr>
          </w:p>
        </w:tc>
        <w:tc>
          <w:tcPr>
            <w:tcW w:w="3656" w:type="dxa"/>
          </w:tcPr>
          <w:p w14:paraId="77B21C77" w14:textId="77777777" w:rsidR="008410FC" w:rsidRDefault="008410FC" w:rsidP="008B2299">
            <w:pPr>
              <w:rPr>
                <w:ins w:id="172" w:author="Administrator" w:date="2019-01-11T14:13:00Z"/>
              </w:rPr>
            </w:pPr>
          </w:p>
        </w:tc>
      </w:tr>
      <w:tr w:rsidR="00EB0448" w14:paraId="65EB3F34" w14:textId="77777777" w:rsidTr="008B2299">
        <w:tc>
          <w:tcPr>
            <w:tcW w:w="2518" w:type="dxa"/>
          </w:tcPr>
          <w:p w14:paraId="2151ADEA" w14:textId="77777777" w:rsidR="00EB0448" w:rsidRDefault="00EB0448" w:rsidP="008B2299">
            <w:r>
              <w:rPr>
                <w:rFonts w:hint="eastAsia"/>
              </w:rPr>
              <w:t>T3</w:t>
            </w:r>
            <w:r>
              <w:t>回收率</w:t>
            </w:r>
          </w:p>
        </w:tc>
        <w:tc>
          <w:tcPr>
            <w:tcW w:w="3402" w:type="dxa"/>
          </w:tcPr>
          <w:p w14:paraId="5589A5BA" w14:textId="77777777" w:rsidR="00EB0448" w:rsidRDefault="00EB0448" w:rsidP="008B2299">
            <w:r>
              <w:t>1=</w:t>
            </w:r>
            <w:r>
              <w:rPr>
                <w:rFonts w:hint="eastAsia"/>
              </w:rPr>
              <w:t>&lt;</w:t>
            </w:r>
            <w:r>
              <w:rPr>
                <w:rFonts w:hint="eastAsia"/>
              </w:rPr>
              <w:t>逾期天数</w:t>
            </w:r>
            <w:r>
              <w:rPr>
                <w:rFonts w:hint="eastAsia"/>
              </w:rPr>
              <w:t>&lt;=3</w:t>
            </w:r>
            <w:r>
              <w:rPr>
                <w:rFonts w:hint="eastAsia"/>
              </w:rPr>
              <w:t>还款</w:t>
            </w:r>
            <w:r>
              <w:t>金额</w:t>
            </w:r>
            <w:r>
              <w:rPr>
                <w:rFonts w:hint="eastAsia"/>
              </w:rPr>
              <w:t>/</w:t>
            </w:r>
            <w:r>
              <w:rPr>
                <w:rFonts w:hint="eastAsia"/>
              </w:rPr>
              <w:t>应还金额</w:t>
            </w:r>
          </w:p>
        </w:tc>
        <w:tc>
          <w:tcPr>
            <w:tcW w:w="3656" w:type="dxa"/>
          </w:tcPr>
          <w:p w14:paraId="1CA7A17F" w14:textId="77777777" w:rsidR="00EB0448" w:rsidRDefault="00EB0448" w:rsidP="008B2299"/>
        </w:tc>
      </w:tr>
      <w:tr w:rsidR="00EB0448" w14:paraId="5A8EBA58" w14:textId="77777777" w:rsidTr="008B2299">
        <w:tc>
          <w:tcPr>
            <w:tcW w:w="2518" w:type="dxa"/>
          </w:tcPr>
          <w:p w14:paraId="0CE4A554" w14:textId="77777777" w:rsidR="00EB0448" w:rsidRDefault="00EB0448" w:rsidP="008B2299">
            <w:r>
              <w:rPr>
                <w:rFonts w:hint="eastAsia"/>
              </w:rPr>
              <w:t>逾期</w:t>
            </w:r>
            <w:r>
              <w:rPr>
                <w:rFonts w:hint="eastAsia"/>
              </w:rPr>
              <w:t>4</w:t>
            </w:r>
            <w:r>
              <w:t>-14</w:t>
            </w:r>
            <w:r>
              <w:rPr>
                <w:rFonts w:hint="eastAsia"/>
              </w:rPr>
              <w:t>天</w:t>
            </w:r>
            <w:r>
              <w:t>结清金额</w:t>
            </w:r>
          </w:p>
        </w:tc>
        <w:tc>
          <w:tcPr>
            <w:tcW w:w="3402" w:type="dxa"/>
          </w:tcPr>
          <w:p w14:paraId="3AA74F86" w14:textId="77777777" w:rsidR="00EB0448" w:rsidRDefault="00EB0448" w:rsidP="008B2299"/>
        </w:tc>
        <w:tc>
          <w:tcPr>
            <w:tcW w:w="3656" w:type="dxa"/>
          </w:tcPr>
          <w:p w14:paraId="3FA29083" w14:textId="77777777" w:rsidR="00EB0448" w:rsidRDefault="00EB0448" w:rsidP="008B2299"/>
        </w:tc>
      </w:tr>
      <w:tr w:rsidR="008410FC" w14:paraId="40C51D97" w14:textId="77777777" w:rsidTr="008B2299">
        <w:trPr>
          <w:ins w:id="173" w:author="Administrator" w:date="2019-01-11T14:14:00Z"/>
        </w:trPr>
        <w:tc>
          <w:tcPr>
            <w:tcW w:w="2518" w:type="dxa"/>
          </w:tcPr>
          <w:p w14:paraId="6E327EAB" w14:textId="6C195FA0" w:rsidR="008410FC" w:rsidRDefault="008410FC" w:rsidP="008B2299">
            <w:pPr>
              <w:rPr>
                <w:ins w:id="174" w:author="Administrator" w:date="2019-01-11T14:14:00Z"/>
              </w:rPr>
            </w:pPr>
            <w:ins w:id="175" w:author="Administrator" w:date="2019-01-11T14:14:00Z">
              <w:r>
                <w:rPr>
                  <w:rFonts w:hint="eastAsia"/>
                </w:rPr>
                <w:lastRenderedPageBreak/>
                <w:t>逾期</w:t>
              </w:r>
              <w:r>
                <w:rPr>
                  <w:rFonts w:hint="eastAsia"/>
                </w:rPr>
                <w:t>4</w:t>
              </w:r>
              <w:r>
                <w:t>-14</w:t>
              </w:r>
              <w:r>
                <w:rPr>
                  <w:rFonts w:hint="eastAsia"/>
                </w:rPr>
                <w:t>天结清</w:t>
              </w:r>
              <w:r>
                <w:t>金额</w:t>
              </w:r>
              <w:r>
                <w:t>(</w:t>
              </w:r>
              <w:r>
                <w:rPr>
                  <w:rFonts w:hint="eastAsia"/>
                </w:rPr>
                <w:t>含</w:t>
              </w:r>
              <w:r>
                <w:t>虚拟还款</w:t>
              </w:r>
              <w:r>
                <w:t>)</w:t>
              </w:r>
            </w:ins>
          </w:p>
        </w:tc>
        <w:tc>
          <w:tcPr>
            <w:tcW w:w="3402" w:type="dxa"/>
          </w:tcPr>
          <w:p w14:paraId="2232540B" w14:textId="77777777" w:rsidR="008410FC" w:rsidRDefault="008410FC" w:rsidP="008B2299">
            <w:pPr>
              <w:rPr>
                <w:ins w:id="176" w:author="Administrator" w:date="2019-01-11T14:14:00Z"/>
              </w:rPr>
            </w:pPr>
          </w:p>
        </w:tc>
        <w:tc>
          <w:tcPr>
            <w:tcW w:w="3656" w:type="dxa"/>
          </w:tcPr>
          <w:p w14:paraId="7FCEEF73" w14:textId="77777777" w:rsidR="008410FC" w:rsidRDefault="008410FC" w:rsidP="008B2299">
            <w:pPr>
              <w:rPr>
                <w:ins w:id="177" w:author="Administrator" w:date="2019-01-11T14:14:00Z"/>
              </w:rPr>
            </w:pPr>
          </w:p>
        </w:tc>
      </w:tr>
      <w:tr w:rsidR="00EB0448" w14:paraId="1041D560" w14:textId="77777777" w:rsidTr="008B2299">
        <w:tc>
          <w:tcPr>
            <w:tcW w:w="2518" w:type="dxa"/>
          </w:tcPr>
          <w:p w14:paraId="308FAA1F" w14:textId="77777777" w:rsidR="00EB0448" w:rsidRDefault="00EB0448" w:rsidP="008B2299">
            <w:r>
              <w:rPr>
                <w:rFonts w:hint="eastAsia"/>
              </w:rPr>
              <w:t>T</w:t>
            </w:r>
            <w:r>
              <w:t>14</w:t>
            </w:r>
            <w:r>
              <w:rPr>
                <w:rFonts w:hint="eastAsia"/>
              </w:rPr>
              <w:t>回收率</w:t>
            </w:r>
          </w:p>
        </w:tc>
        <w:tc>
          <w:tcPr>
            <w:tcW w:w="3402" w:type="dxa"/>
          </w:tcPr>
          <w:p w14:paraId="127E2D2C" w14:textId="77777777" w:rsidR="00EB0448" w:rsidRDefault="00EB0448" w:rsidP="008B2299">
            <w:r>
              <w:t>4=</w:t>
            </w:r>
            <w:r>
              <w:rPr>
                <w:rFonts w:hint="eastAsia"/>
              </w:rPr>
              <w:t>&lt;</w:t>
            </w:r>
            <w:r>
              <w:rPr>
                <w:rFonts w:hint="eastAsia"/>
              </w:rPr>
              <w:t>逾期</w:t>
            </w:r>
            <w:r>
              <w:t>天数</w:t>
            </w:r>
            <w:r>
              <w:rPr>
                <w:rFonts w:hint="eastAsia"/>
              </w:rPr>
              <w:t>&lt;=14</w:t>
            </w:r>
            <w:r>
              <w:rPr>
                <w:rFonts w:hint="eastAsia"/>
              </w:rPr>
              <w:t>还款</w:t>
            </w:r>
            <w:r>
              <w:t>金额</w:t>
            </w:r>
            <w:r>
              <w:rPr>
                <w:rFonts w:hint="eastAsia"/>
              </w:rPr>
              <w:t>/</w:t>
            </w:r>
            <w:r>
              <w:rPr>
                <w:rFonts w:hint="eastAsia"/>
              </w:rPr>
              <w:t>应还</w:t>
            </w:r>
            <w:r>
              <w:t>金额</w:t>
            </w:r>
          </w:p>
        </w:tc>
        <w:tc>
          <w:tcPr>
            <w:tcW w:w="3656" w:type="dxa"/>
          </w:tcPr>
          <w:p w14:paraId="0D97B685" w14:textId="77777777" w:rsidR="00EB0448" w:rsidRDefault="00EB0448" w:rsidP="008B2299"/>
        </w:tc>
      </w:tr>
      <w:tr w:rsidR="00EB0448" w14:paraId="35FEDAB3" w14:textId="77777777" w:rsidTr="008B2299">
        <w:tc>
          <w:tcPr>
            <w:tcW w:w="2518" w:type="dxa"/>
          </w:tcPr>
          <w:p w14:paraId="48A37B2C" w14:textId="77777777" w:rsidR="00EB0448" w:rsidRDefault="00EB0448" w:rsidP="008B2299">
            <w:r>
              <w:rPr>
                <w:rFonts w:hint="eastAsia"/>
              </w:rPr>
              <w:t>逾期</w:t>
            </w:r>
            <w:r>
              <w:rPr>
                <w:rFonts w:hint="eastAsia"/>
              </w:rPr>
              <w:t>15</w:t>
            </w:r>
            <w:r>
              <w:t>-30</w:t>
            </w:r>
            <w:r>
              <w:rPr>
                <w:rFonts w:hint="eastAsia"/>
              </w:rPr>
              <w:t>天</w:t>
            </w:r>
            <w:r>
              <w:t>结清金额</w:t>
            </w:r>
          </w:p>
        </w:tc>
        <w:tc>
          <w:tcPr>
            <w:tcW w:w="3402" w:type="dxa"/>
          </w:tcPr>
          <w:p w14:paraId="42B922C6" w14:textId="77777777" w:rsidR="00EB0448" w:rsidRDefault="00EB0448" w:rsidP="008B2299"/>
        </w:tc>
        <w:tc>
          <w:tcPr>
            <w:tcW w:w="3656" w:type="dxa"/>
          </w:tcPr>
          <w:p w14:paraId="5377CCF6" w14:textId="77777777" w:rsidR="00EB0448" w:rsidRDefault="00EB0448" w:rsidP="008B2299"/>
        </w:tc>
      </w:tr>
      <w:tr w:rsidR="008410FC" w14:paraId="2B0E2CC7" w14:textId="77777777" w:rsidTr="008B2299">
        <w:trPr>
          <w:ins w:id="178" w:author="Administrator" w:date="2019-01-11T14:14:00Z"/>
        </w:trPr>
        <w:tc>
          <w:tcPr>
            <w:tcW w:w="2518" w:type="dxa"/>
          </w:tcPr>
          <w:p w14:paraId="4D311C70" w14:textId="3941F467" w:rsidR="008410FC" w:rsidRDefault="008410FC" w:rsidP="008B2299">
            <w:pPr>
              <w:rPr>
                <w:ins w:id="179" w:author="Administrator" w:date="2019-01-11T14:14:00Z"/>
              </w:rPr>
            </w:pPr>
            <w:ins w:id="180" w:author="Administrator" w:date="2019-01-11T14:14:00Z">
              <w:r>
                <w:rPr>
                  <w:rFonts w:hint="eastAsia"/>
                </w:rPr>
                <w:t>逾期</w:t>
              </w:r>
              <w:r>
                <w:rPr>
                  <w:rFonts w:hint="eastAsia"/>
                </w:rPr>
                <w:t>15</w:t>
              </w:r>
              <w:r>
                <w:t>-30</w:t>
              </w:r>
              <w:r>
                <w:rPr>
                  <w:rFonts w:hint="eastAsia"/>
                </w:rPr>
                <w:t>天</w:t>
              </w:r>
              <w:r>
                <w:t>结清金额</w:t>
              </w:r>
              <w:r>
                <w:rPr>
                  <w:rFonts w:hint="eastAsia"/>
                </w:rPr>
                <w:t>(</w:t>
              </w:r>
              <w:r>
                <w:rPr>
                  <w:rFonts w:hint="eastAsia"/>
                </w:rPr>
                <w:t>含虚拟还款</w:t>
              </w:r>
              <w:r>
                <w:rPr>
                  <w:rFonts w:hint="eastAsia"/>
                </w:rPr>
                <w:t>)</w:t>
              </w:r>
            </w:ins>
          </w:p>
        </w:tc>
        <w:tc>
          <w:tcPr>
            <w:tcW w:w="3402" w:type="dxa"/>
          </w:tcPr>
          <w:p w14:paraId="701CDBB6" w14:textId="77777777" w:rsidR="008410FC" w:rsidRDefault="008410FC" w:rsidP="008B2299">
            <w:pPr>
              <w:rPr>
                <w:ins w:id="181" w:author="Administrator" w:date="2019-01-11T14:14:00Z"/>
              </w:rPr>
            </w:pPr>
          </w:p>
        </w:tc>
        <w:tc>
          <w:tcPr>
            <w:tcW w:w="3656" w:type="dxa"/>
          </w:tcPr>
          <w:p w14:paraId="1E25CBF5" w14:textId="77777777" w:rsidR="008410FC" w:rsidRDefault="008410FC" w:rsidP="008B2299">
            <w:pPr>
              <w:rPr>
                <w:ins w:id="182" w:author="Administrator" w:date="2019-01-11T14:14:00Z"/>
              </w:rPr>
            </w:pPr>
          </w:p>
        </w:tc>
      </w:tr>
      <w:tr w:rsidR="00EB0448" w14:paraId="4C4D30DE" w14:textId="77777777" w:rsidTr="008B2299">
        <w:tc>
          <w:tcPr>
            <w:tcW w:w="2518" w:type="dxa"/>
          </w:tcPr>
          <w:p w14:paraId="0D18DCFF" w14:textId="77777777" w:rsidR="00EB0448" w:rsidRDefault="00EB0448" w:rsidP="008B2299">
            <w:r>
              <w:rPr>
                <w:rFonts w:hint="eastAsia"/>
              </w:rPr>
              <w:t>T</w:t>
            </w:r>
            <w:r>
              <w:t>30</w:t>
            </w:r>
            <w:r>
              <w:rPr>
                <w:rFonts w:hint="eastAsia"/>
              </w:rPr>
              <w:t>回收</w:t>
            </w:r>
            <w:r>
              <w:t>率</w:t>
            </w:r>
          </w:p>
        </w:tc>
        <w:tc>
          <w:tcPr>
            <w:tcW w:w="3402" w:type="dxa"/>
          </w:tcPr>
          <w:p w14:paraId="0DE2DF8F" w14:textId="77777777" w:rsidR="00EB0448" w:rsidRDefault="00EB0448" w:rsidP="008B2299"/>
        </w:tc>
        <w:tc>
          <w:tcPr>
            <w:tcW w:w="3656" w:type="dxa"/>
          </w:tcPr>
          <w:p w14:paraId="53A717E9" w14:textId="77777777" w:rsidR="00EB0448" w:rsidRDefault="00EB0448" w:rsidP="008B2299"/>
        </w:tc>
      </w:tr>
      <w:tr w:rsidR="00EB0448" w14:paraId="4239148A" w14:textId="77777777" w:rsidTr="008B2299">
        <w:tc>
          <w:tcPr>
            <w:tcW w:w="2518" w:type="dxa"/>
          </w:tcPr>
          <w:p w14:paraId="48588BB7" w14:textId="77777777" w:rsidR="00EB0448" w:rsidRDefault="00EB0448" w:rsidP="008B2299">
            <w:r>
              <w:rPr>
                <w:rFonts w:hint="eastAsia"/>
              </w:rPr>
              <w:t>逾期</w:t>
            </w:r>
            <w:r>
              <w:rPr>
                <w:rFonts w:hint="eastAsia"/>
              </w:rPr>
              <w:t>31</w:t>
            </w:r>
            <w:r>
              <w:t>-60</w:t>
            </w:r>
            <w:r>
              <w:rPr>
                <w:rFonts w:hint="eastAsia"/>
              </w:rPr>
              <w:t>天</w:t>
            </w:r>
            <w:r>
              <w:t>结清金额</w:t>
            </w:r>
          </w:p>
        </w:tc>
        <w:tc>
          <w:tcPr>
            <w:tcW w:w="3402" w:type="dxa"/>
          </w:tcPr>
          <w:p w14:paraId="07F4C7DF" w14:textId="77777777" w:rsidR="00EB0448" w:rsidRDefault="00EB0448" w:rsidP="008B2299"/>
        </w:tc>
        <w:tc>
          <w:tcPr>
            <w:tcW w:w="3656" w:type="dxa"/>
          </w:tcPr>
          <w:p w14:paraId="54A46810" w14:textId="77777777" w:rsidR="00EB0448" w:rsidRDefault="00EB0448" w:rsidP="008B2299"/>
        </w:tc>
      </w:tr>
      <w:tr w:rsidR="008410FC" w14:paraId="39457F48" w14:textId="77777777" w:rsidTr="008B2299">
        <w:trPr>
          <w:ins w:id="183" w:author="Administrator" w:date="2019-01-11T14:14:00Z"/>
        </w:trPr>
        <w:tc>
          <w:tcPr>
            <w:tcW w:w="2518" w:type="dxa"/>
          </w:tcPr>
          <w:p w14:paraId="5CA7E01E" w14:textId="5853B83C" w:rsidR="008410FC" w:rsidRDefault="008410FC" w:rsidP="008B2299">
            <w:pPr>
              <w:rPr>
                <w:ins w:id="184" w:author="Administrator" w:date="2019-01-11T14:14:00Z"/>
              </w:rPr>
            </w:pPr>
            <w:ins w:id="185" w:author="Administrator" w:date="2019-01-11T14:14:00Z">
              <w:r>
                <w:rPr>
                  <w:rFonts w:hint="eastAsia"/>
                </w:rPr>
                <w:t>逾期</w:t>
              </w:r>
              <w:r>
                <w:rPr>
                  <w:rFonts w:hint="eastAsia"/>
                </w:rPr>
                <w:t>31</w:t>
              </w:r>
              <w:r>
                <w:t>-</w:t>
              </w:r>
            </w:ins>
            <w:ins w:id="186" w:author="Administrator" w:date="2019-01-11T14:15:00Z">
              <w:r>
                <w:t>60</w:t>
              </w:r>
              <w:r>
                <w:rPr>
                  <w:rFonts w:hint="eastAsia"/>
                </w:rPr>
                <w:t>天</w:t>
              </w:r>
              <w:r>
                <w:t>结清金额</w:t>
              </w:r>
              <w:r>
                <w:rPr>
                  <w:rFonts w:hint="eastAsia"/>
                </w:rPr>
                <w:t>(</w:t>
              </w:r>
              <w:r>
                <w:rPr>
                  <w:rFonts w:hint="eastAsia"/>
                </w:rPr>
                <w:t>含</w:t>
              </w:r>
              <w:r>
                <w:t>虚拟还款</w:t>
              </w:r>
              <w:r>
                <w:rPr>
                  <w:rFonts w:hint="eastAsia"/>
                </w:rPr>
                <w:t>)</w:t>
              </w:r>
            </w:ins>
          </w:p>
        </w:tc>
        <w:tc>
          <w:tcPr>
            <w:tcW w:w="3402" w:type="dxa"/>
          </w:tcPr>
          <w:p w14:paraId="2F4DD0B7" w14:textId="77777777" w:rsidR="008410FC" w:rsidRDefault="008410FC" w:rsidP="008B2299">
            <w:pPr>
              <w:rPr>
                <w:ins w:id="187" w:author="Administrator" w:date="2019-01-11T14:14:00Z"/>
              </w:rPr>
            </w:pPr>
          </w:p>
        </w:tc>
        <w:tc>
          <w:tcPr>
            <w:tcW w:w="3656" w:type="dxa"/>
          </w:tcPr>
          <w:p w14:paraId="574CD2F2" w14:textId="77777777" w:rsidR="008410FC" w:rsidRDefault="008410FC" w:rsidP="008B2299">
            <w:pPr>
              <w:rPr>
                <w:ins w:id="188" w:author="Administrator" w:date="2019-01-11T14:14:00Z"/>
              </w:rPr>
            </w:pPr>
          </w:p>
        </w:tc>
      </w:tr>
      <w:tr w:rsidR="00EB0448" w14:paraId="07687282" w14:textId="77777777" w:rsidTr="008B2299">
        <w:tc>
          <w:tcPr>
            <w:tcW w:w="2518" w:type="dxa"/>
          </w:tcPr>
          <w:p w14:paraId="22D5CD19" w14:textId="77777777" w:rsidR="00EB0448" w:rsidRDefault="00EB0448" w:rsidP="008B2299">
            <w:r>
              <w:rPr>
                <w:rFonts w:hint="eastAsia"/>
              </w:rPr>
              <w:t>T</w:t>
            </w:r>
            <w:r>
              <w:t>60</w:t>
            </w:r>
            <w:r>
              <w:rPr>
                <w:rFonts w:hint="eastAsia"/>
              </w:rPr>
              <w:t>回收</w:t>
            </w:r>
            <w:r>
              <w:t>率</w:t>
            </w:r>
          </w:p>
        </w:tc>
        <w:tc>
          <w:tcPr>
            <w:tcW w:w="3402" w:type="dxa"/>
          </w:tcPr>
          <w:p w14:paraId="7F29FF2F" w14:textId="77777777" w:rsidR="00EB0448" w:rsidRDefault="00EB0448" w:rsidP="008B2299"/>
        </w:tc>
        <w:tc>
          <w:tcPr>
            <w:tcW w:w="3656" w:type="dxa"/>
          </w:tcPr>
          <w:p w14:paraId="092FBCBE" w14:textId="77777777" w:rsidR="00EB0448" w:rsidRDefault="00EB0448" w:rsidP="008B2299"/>
        </w:tc>
      </w:tr>
    </w:tbl>
    <w:p w14:paraId="4CFDA284" w14:textId="77777777" w:rsidR="00EB0448" w:rsidRPr="005F1C69" w:rsidRDefault="00EB0448" w:rsidP="00EB0448"/>
    <w:p w14:paraId="3950921F" w14:textId="77777777" w:rsidR="00EB0448" w:rsidRDefault="00EB0448" w:rsidP="00EB0448">
      <w:pPr>
        <w:pStyle w:val="4"/>
        <w:keepNext w:val="0"/>
        <w:keepLines w:val="0"/>
        <w:numPr>
          <w:ilvl w:val="3"/>
          <w:numId w:val="3"/>
        </w:numPr>
        <w:spacing w:before="0" w:line="276" w:lineRule="auto"/>
      </w:pPr>
      <w:r>
        <w:rPr>
          <w:rFonts w:hint="eastAsia"/>
        </w:rPr>
        <w:t>资金</w:t>
      </w:r>
      <w:r>
        <w:t>回收报表</w:t>
      </w:r>
    </w:p>
    <w:p w14:paraId="630285E1" w14:textId="77777777" w:rsidR="00EB0448" w:rsidRDefault="00EB0448" w:rsidP="00EB0448">
      <w:pPr>
        <w:spacing w:line="240" w:lineRule="auto"/>
      </w:pPr>
      <w:r>
        <w:rPr>
          <w:rFonts w:hint="eastAsia"/>
        </w:rPr>
        <w:t>报表</w:t>
      </w:r>
      <w:r>
        <w:t>说明：</w:t>
      </w:r>
    </w:p>
    <w:p w14:paraId="72D6E1AD" w14:textId="77777777" w:rsidR="00EB0448" w:rsidRDefault="00EB0448" w:rsidP="00EB0448">
      <w:pPr>
        <w:pStyle w:val="aff3"/>
        <w:numPr>
          <w:ilvl w:val="0"/>
          <w:numId w:val="16"/>
        </w:numPr>
        <w:spacing w:line="240" w:lineRule="auto"/>
        <w:ind w:firstLineChars="0"/>
      </w:pPr>
      <w:r>
        <w:rPr>
          <w:rFonts w:hint="eastAsia"/>
        </w:rPr>
        <w:t>实时</w:t>
      </w:r>
      <w:r>
        <w:t>数据，</w:t>
      </w:r>
      <w:r>
        <w:rPr>
          <w:rFonts w:hint="eastAsia"/>
        </w:rPr>
        <w:t>每天</w:t>
      </w:r>
      <w:r>
        <w:t>一条记录，可导出</w:t>
      </w:r>
      <w:r>
        <w:t>Excel</w:t>
      </w:r>
      <w:r>
        <w:t>；</w:t>
      </w:r>
    </w:p>
    <w:p w14:paraId="389C9AFD" w14:textId="77777777" w:rsidR="00EB0448" w:rsidRDefault="00EB0448" w:rsidP="00EB0448">
      <w:pPr>
        <w:pStyle w:val="aff3"/>
        <w:numPr>
          <w:ilvl w:val="0"/>
          <w:numId w:val="16"/>
        </w:numPr>
        <w:spacing w:line="240" w:lineRule="auto"/>
        <w:ind w:firstLineChars="0"/>
      </w:pPr>
      <w:r>
        <w:rPr>
          <w:rFonts w:hint="eastAsia"/>
        </w:rPr>
        <w:t>查询</w:t>
      </w:r>
      <w:r>
        <w:t>条件：【</w:t>
      </w:r>
      <w:r>
        <w:rPr>
          <w:rFonts w:hint="eastAsia"/>
        </w:rPr>
        <w:t>应还</w:t>
      </w:r>
      <w:r>
        <w:t>日期】区间；</w:t>
      </w:r>
    </w:p>
    <w:p w14:paraId="6AF2C089" w14:textId="77777777" w:rsidR="00EB0448" w:rsidRDefault="00EB0448" w:rsidP="00EB0448">
      <w:pPr>
        <w:pStyle w:val="aff3"/>
        <w:numPr>
          <w:ilvl w:val="0"/>
          <w:numId w:val="16"/>
        </w:numPr>
        <w:spacing w:line="240" w:lineRule="auto"/>
        <w:ind w:firstLineChars="0"/>
      </w:pPr>
      <w:r>
        <w:rPr>
          <w:rFonts w:hint="eastAsia"/>
        </w:rPr>
        <w:t>默认</w:t>
      </w:r>
      <w:r>
        <w:t>显示近</w:t>
      </w:r>
      <w:r>
        <w:rPr>
          <w:rFonts w:hint="eastAsia"/>
        </w:rPr>
        <w:t>30</w:t>
      </w:r>
      <w:r>
        <w:rPr>
          <w:rFonts w:hint="eastAsia"/>
        </w:rPr>
        <w:t>天</w:t>
      </w:r>
      <w:r>
        <w:t>数据；</w:t>
      </w:r>
    </w:p>
    <w:p w14:paraId="7DD145CC" w14:textId="77777777" w:rsidR="00EB0448" w:rsidRDefault="00EB0448" w:rsidP="00EB0448">
      <w:pPr>
        <w:pStyle w:val="aff3"/>
        <w:numPr>
          <w:ilvl w:val="0"/>
          <w:numId w:val="16"/>
        </w:numPr>
        <w:spacing w:line="240" w:lineRule="auto"/>
        <w:ind w:firstLineChars="0"/>
      </w:pPr>
      <w:r>
        <w:rPr>
          <w:rFonts w:hint="eastAsia"/>
        </w:rPr>
        <w:t>按日期</w:t>
      </w:r>
      <w:r>
        <w:t>倒序排序；</w:t>
      </w:r>
    </w:p>
    <w:p w14:paraId="606F9107" w14:textId="77777777" w:rsidR="00EB0448" w:rsidRPr="005378A6" w:rsidRDefault="00EB0448" w:rsidP="00EB0448">
      <w:pPr>
        <w:pStyle w:val="aff3"/>
        <w:numPr>
          <w:ilvl w:val="0"/>
          <w:numId w:val="16"/>
        </w:numPr>
        <w:ind w:firstLineChars="0"/>
      </w:pPr>
      <w:r>
        <w:t>每日只统计当日的回收情况</w:t>
      </w:r>
      <w:r>
        <w:rPr>
          <w:rFonts w:hint="eastAsia"/>
        </w:rPr>
        <w:t>。</w:t>
      </w:r>
    </w:p>
    <w:tbl>
      <w:tblPr>
        <w:tblStyle w:val="aff9"/>
        <w:tblW w:w="0" w:type="auto"/>
        <w:tblLook w:val="04A0" w:firstRow="1" w:lastRow="0" w:firstColumn="1" w:lastColumn="0" w:noHBand="0" w:noVBand="1"/>
      </w:tblPr>
      <w:tblGrid>
        <w:gridCol w:w="3192"/>
        <w:gridCol w:w="2728"/>
        <w:gridCol w:w="3656"/>
      </w:tblGrid>
      <w:tr w:rsidR="00EB0448" w14:paraId="0A2CDD2F" w14:textId="77777777" w:rsidTr="008B2299">
        <w:tc>
          <w:tcPr>
            <w:tcW w:w="3192" w:type="dxa"/>
          </w:tcPr>
          <w:p w14:paraId="331BA55E" w14:textId="77777777" w:rsidR="00EB0448" w:rsidRDefault="00EB0448" w:rsidP="008B2299">
            <w:pPr>
              <w:jc w:val="center"/>
            </w:pPr>
            <w:r>
              <w:rPr>
                <w:rFonts w:hint="eastAsia"/>
              </w:rPr>
              <w:t>字段名称</w:t>
            </w:r>
          </w:p>
        </w:tc>
        <w:tc>
          <w:tcPr>
            <w:tcW w:w="2728" w:type="dxa"/>
          </w:tcPr>
          <w:p w14:paraId="46A3C93C" w14:textId="77777777" w:rsidR="00EB0448" w:rsidRDefault="00EB0448" w:rsidP="008B2299">
            <w:pPr>
              <w:jc w:val="center"/>
            </w:pPr>
            <w:r>
              <w:rPr>
                <w:rFonts w:hint="eastAsia"/>
              </w:rPr>
              <w:t>计算</w:t>
            </w:r>
          </w:p>
        </w:tc>
        <w:tc>
          <w:tcPr>
            <w:tcW w:w="3656" w:type="dxa"/>
          </w:tcPr>
          <w:p w14:paraId="146BE495" w14:textId="77777777" w:rsidR="00EB0448" w:rsidRDefault="00EB0448" w:rsidP="008B2299">
            <w:pPr>
              <w:jc w:val="center"/>
            </w:pPr>
            <w:r>
              <w:rPr>
                <w:rFonts w:hint="eastAsia"/>
              </w:rPr>
              <w:t>备注</w:t>
            </w:r>
          </w:p>
        </w:tc>
      </w:tr>
      <w:tr w:rsidR="00EB0448" w14:paraId="4F665FBB" w14:textId="77777777" w:rsidTr="008B2299">
        <w:tc>
          <w:tcPr>
            <w:tcW w:w="3192" w:type="dxa"/>
          </w:tcPr>
          <w:p w14:paraId="762DF843" w14:textId="77777777" w:rsidR="00EB0448" w:rsidRDefault="00EB0448" w:rsidP="008B2299">
            <w:r>
              <w:rPr>
                <w:rFonts w:hint="eastAsia"/>
              </w:rPr>
              <w:t>应还款</w:t>
            </w:r>
            <w:r>
              <w:t>日</w:t>
            </w:r>
          </w:p>
        </w:tc>
        <w:tc>
          <w:tcPr>
            <w:tcW w:w="2728" w:type="dxa"/>
          </w:tcPr>
          <w:p w14:paraId="5C9A1847" w14:textId="77777777" w:rsidR="00EB0448" w:rsidRDefault="00EB0448" w:rsidP="008B2299"/>
        </w:tc>
        <w:tc>
          <w:tcPr>
            <w:tcW w:w="3656" w:type="dxa"/>
          </w:tcPr>
          <w:p w14:paraId="1EA2320A" w14:textId="77777777" w:rsidR="00EB0448" w:rsidRDefault="00EB0448" w:rsidP="008B2299"/>
        </w:tc>
      </w:tr>
      <w:tr w:rsidR="00EB0448" w14:paraId="5BDA0878" w14:textId="77777777" w:rsidTr="008B2299">
        <w:tc>
          <w:tcPr>
            <w:tcW w:w="3192" w:type="dxa"/>
          </w:tcPr>
          <w:p w14:paraId="25736852" w14:textId="77777777" w:rsidR="00EB0448" w:rsidRDefault="00EB0448" w:rsidP="008B2299">
            <w:r>
              <w:rPr>
                <w:rFonts w:hint="eastAsia"/>
              </w:rPr>
              <w:t>放款</w:t>
            </w:r>
            <w:r>
              <w:t>本金</w:t>
            </w:r>
          </w:p>
        </w:tc>
        <w:tc>
          <w:tcPr>
            <w:tcW w:w="2728" w:type="dxa"/>
          </w:tcPr>
          <w:p w14:paraId="5775CE08" w14:textId="7E48647F" w:rsidR="00EB0448" w:rsidRDefault="00C72DAD" w:rsidP="008B2299">
            <w:r>
              <w:rPr>
                <w:rFonts w:hint="eastAsia"/>
              </w:rPr>
              <w:t>放款</w:t>
            </w:r>
            <w:r>
              <w:t>金额</w:t>
            </w:r>
          </w:p>
        </w:tc>
        <w:tc>
          <w:tcPr>
            <w:tcW w:w="3656" w:type="dxa"/>
          </w:tcPr>
          <w:p w14:paraId="5D6DE43E" w14:textId="5A8F8889" w:rsidR="00EB0448" w:rsidRDefault="00C72DAD" w:rsidP="008B2299">
            <w:r>
              <w:rPr>
                <w:rFonts w:hint="eastAsia"/>
              </w:rPr>
              <w:t>不包含砍头</w:t>
            </w:r>
            <w:r>
              <w:t>收的费用</w:t>
            </w:r>
          </w:p>
        </w:tc>
      </w:tr>
      <w:tr w:rsidR="00EB0448" w14:paraId="536A5DF5" w14:textId="77777777" w:rsidTr="008B2299">
        <w:tc>
          <w:tcPr>
            <w:tcW w:w="3192" w:type="dxa"/>
          </w:tcPr>
          <w:p w14:paraId="5683DDA7" w14:textId="77777777" w:rsidR="00EB0448" w:rsidRDefault="00EB0448" w:rsidP="008B2299">
            <w:r>
              <w:rPr>
                <w:rFonts w:hint="eastAsia"/>
              </w:rPr>
              <w:t>应还</w:t>
            </w:r>
            <w:r>
              <w:t>金额</w:t>
            </w:r>
          </w:p>
        </w:tc>
        <w:tc>
          <w:tcPr>
            <w:tcW w:w="2728" w:type="dxa"/>
          </w:tcPr>
          <w:p w14:paraId="1BDB2563" w14:textId="4873A91E" w:rsidR="00EB0448" w:rsidRDefault="008410FC" w:rsidP="008B2299">
            <w:ins w:id="189" w:author="Administrator" w:date="2019-01-11T14:19:00Z">
              <w:r>
                <w:rPr>
                  <w:rFonts w:hint="eastAsia"/>
                </w:rPr>
                <w:t>本金</w:t>
              </w:r>
              <w:r>
                <w:t>+</w:t>
              </w:r>
              <w:r>
                <w:t>利息</w:t>
              </w:r>
            </w:ins>
            <w:del w:id="190" w:author="Administrator" w:date="2019-01-11T14:19:00Z">
              <w:r w:rsidR="00EB0448" w:rsidDel="008410FC">
                <w:rPr>
                  <w:rFonts w:hint="eastAsia"/>
                </w:rPr>
                <w:delText>合同</w:delText>
              </w:r>
              <w:r w:rsidR="00EB0448" w:rsidDel="008410FC">
                <w:delText>金额</w:delText>
              </w:r>
            </w:del>
          </w:p>
        </w:tc>
        <w:tc>
          <w:tcPr>
            <w:tcW w:w="3656" w:type="dxa"/>
          </w:tcPr>
          <w:p w14:paraId="41361903" w14:textId="77777777" w:rsidR="00EB0448" w:rsidRDefault="00EB0448" w:rsidP="008B2299">
            <w:r>
              <w:rPr>
                <w:rFonts w:hint="eastAsia"/>
              </w:rPr>
              <w:t>应还</w:t>
            </w:r>
            <w:r>
              <w:t>日当日情况，后续不变</w:t>
            </w:r>
          </w:p>
        </w:tc>
      </w:tr>
      <w:tr w:rsidR="00EB0448" w14:paraId="2D086D72" w14:textId="77777777" w:rsidTr="008B2299">
        <w:tc>
          <w:tcPr>
            <w:tcW w:w="3192" w:type="dxa"/>
          </w:tcPr>
          <w:p w14:paraId="32A35FFD" w14:textId="77777777" w:rsidR="00EB0448" w:rsidRDefault="00EB0448" w:rsidP="008B2299">
            <w:r>
              <w:rPr>
                <w:rFonts w:hint="eastAsia"/>
              </w:rPr>
              <w:t>实还金额</w:t>
            </w:r>
          </w:p>
        </w:tc>
        <w:tc>
          <w:tcPr>
            <w:tcW w:w="2728" w:type="dxa"/>
          </w:tcPr>
          <w:p w14:paraId="40A63A89" w14:textId="77777777" w:rsidR="00EB0448" w:rsidRDefault="00EB0448" w:rsidP="008B2299">
            <w:r>
              <w:rPr>
                <w:rFonts w:hint="eastAsia"/>
              </w:rPr>
              <w:t>实际还款</w:t>
            </w:r>
            <w:r>
              <w:t>金额</w:t>
            </w:r>
          </w:p>
        </w:tc>
        <w:tc>
          <w:tcPr>
            <w:tcW w:w="3656" w:type="dxa"/>
          </w:tcPr>
          <w:p w14:paraId="44207A81"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791597D1" w14:textId="77777777" w:rsidTr="008B2299">
        <w:tc>
          <w:tcPr>
            <w:tcW w:w="3192" w:type="dxa"/>
          </w:tcPr>
          <w:p w14:paraId="375B8C4D" w14:textId="77777777" w:rsidR="00EB0448" w:rsidRDefault="00EB0448" w:rsidP="008B2299">
            <w:r>
              <w:rPr>
                <w:rFonts w:hint="eastAsia"/>
              </w:rPr>
              <w:t>实还本金</w:t>
            </w:r>
          </w:p>
        </w:tc>
        <w:tc>
          <w:tcPr>
            <w:tcW w:w="2728" w:type="dxa"/>
          </w:tcPr>
          <w:p w14:paraId="4E22304D" w14:textId="77777777" w:rsidR="00EB0448" w:rsidRDefault="00EB0448" w:rsidP="008B2299">
            <w:r>
              <w:rPr>
                <w:rFonts w:hint="eastAsia"/>
              </w:rPr>
              <w:t>实际</w:t>
            </w:r>
            <w:r>
              <w:t>还款本金</w:t>
            </w:r>
          </w:p>
        </w:tc>
        <w:tc>
          <w:tcPr>
            <w:tcW w:w="3656" w:type="dxa"/>
          </w:tcPr>
          <w:p w14:paraId="10A3DB02"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70934D79" w14:textId="77777777" w:rsidTr="008B2299">
        <w:tc>
          <w:tcPr>
            <w:tcW w:w="3192" w:type="dxa"/>
          </w:tcPr>
          <w:p w14:paraId="4C6E20B1" w14:textId="77777777" w:rsidR="00EB0448" w:rsidRDefault="00EB0448" w:rsidP="008B2299">
            <w:r>
              <w:rPr>
                <w:rFonts w:hint="eastAsia"/>
              </w:rPr>
              <w:t>实还利息</w:t>
            </w:r>
          </w:p>
        </w:tc>
        <w:tc>
          <w:tcPr>
            <w:tcW w:w="2728" w:type="dxa"/>
          </w:tcPr>
          <w:p w14:paraId="37E8F234" w14:textId="77777777" w:rsidR="00EB0448" w:rsidRDefault="00EB0448" w:rsidP="008B2299">
            <w:r>
              <w:rPr>
                <w:rFonts w:hint="eastAsia"/>
              </w:rPr>
              <w:t>实际还款</w:t>
            </w:r>
            <w:r>
              <w:t>利息</w:t>
            </w:r>
          </w:p>
        </w:tc>
        <w:tc>
          <w:tcPr>
            <w:tcW w:w="3656" w:type="dxa"/>
          </w:tcPr>
          <w:p w14:paraId="7EA08ECD"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38E46920" w14:textId="77777777" w:rsidTr="008B2299">
        <w:tc>
          <w:tcPr>
            <w:tcW w:w="3192" w:type="dxa"/>
          </w:tcPr>
          <w:p w14:paraId="5E1016AA" w14:textId="77777777" w:rsidR="00EB0448" w:rsidRDefault="00EB0448" w:rsidP="008B2299">
            <w:r>
              <w:rPr>
                <w:rFonts w:hint="eastAsia"/>
              </w:rPr>
              <w:t>实还罚息</w:t>
            </w:r>
          </w:p>
        </w:tc>
        <w:tc>
          <w:tcPr>
            <w:tcW w:w="2728" w:type="dxa"/>
          </w:tcPr>
          <w:p w14:paraId="2A424D67" w14:textId="77777777" w:rsidR="00EB0448" w:rsidRDefault="00EB0448" w:rsidP="008B2299">
            <w:r>
              <w:rPr>
                <w:rFonts w:hint="eastAsia"/>
              </w:rPr>
              <w:t>实际还款</w:t>
            </w:r>
            <w:r>
              <w:t>罚息</w:t>
            </w:r>
          </w:p>
        </w:tc>
        <w:tc>
          <w:tcPr>
            <w:tcW w:w="3656" w:type="dxa"/>
          </w:tcPr>
          <w:p w14:paraId="4CA0337F"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128C478A" w14:textId="77777777" w:rsidTr="008B2299">
        <w:tc>
          <w:tcPr>
            <w:tcW w:w="3192" w:type="dxa"/>
          </w:tcPr>
          <w:p w14:paraId="2DA1D03C" w14:textId="77777777" w:rsidR="00EB0448" w:rsidRDefault="00EB0448" w:rsidP="008B2299">
            <w:r>
              <w:rPr>
                <w:rFonts w:hint="eastAsia"/>
              </w:rPr>
              <w:t>减免</w:t>
            </w:r>
            <w:r>
              <w:t>金额</w:t>
            </w:r>
          </w:p>
        </w:tc>
        <w:tc>
          <w:tcPr>
            <w:tcW w:w="2728" w:type="dxa"/>
          </w:tcPr>
          <w:p w14:paraId="33BE5EF2" w14:textId="77777777" w:rsidR="00EB0448" w:rsidRDefault="00EB0448" w:rsidP="008B2299"/>
        </w:tc>
        <w:tc>
          <w:tcPr>
            <w:tcW w:w="3656" w:type="dxa"/>
          </w:tcPr>
          <w:p w14:paraId="294D38E4" w14:textId="77777777" w:rsidR="00EB0448"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r w:rsidR="00EB0448" w14:paraId="63E7853F" w14:textId="77777777" w:rsidTr="008B2299">
        <w:tc>
          <w:tcPr>
            <w:tcW w:w="3192" w:type="dxa"/>
          </w:tcPr>
          <w:p w14:paraId="2AA14244" w14:textId="77777777" w:rsidR="00EB0448" w:rsidRDefault="00EB0448" w:rsidP="008B2299">
            <w:r>
              <w:rPr>
                <w:rFonts w:hint="eastAsia"/>
              </w:rPr>
              <w:t>待还金额</w:t>
            </w:r>
          </w:p>
        </w:tc>
        <w:tc>
          <w:tcPr>
            <w:tcW w:w="2728" w:type="dxa"/>
          </w:tcPr>
          <w:p w14:paraId="0777E8F9" w14:textId="77777777" w:rsidR="00EB0448" w:rsidRDefault="00EB0448" w:rsidP="008B2299">
            <w:r>
              <w:rPr>
                <w:rFonts w:hint="eastAsia"/>
              </w:rPr>
              <w:t>截至</w:t>
            </w:r>
            <w:r>
              <w:t>查询日待还金额</w:t>
            </w:r>
            <w:r>
              <w:rPr>
                <w:rFonts w:hint="eastAsia"/>
              </w:rPr>
              <w:t>，</w:t>
            </w:r>
            <w:r>
              <w:t>包括本金、利息、罚息</w:t>
            </w:r>
          </w:p>
        </w:tc>
        <w:tc>
          <w:tcPr>
            <w:tcW w:w="3656" w:type="dxa"/>
          </w:tcPr>
          <w:p w14:paraId="1E3149C3" w14:textId="77777777" w:rsidR="00EB0448" w:rsidRPr="00D56E00" w:rsidRDefault="00EB0448" w:rsidP="008B2299">
            <w:r>
              <w:rPr>
                <w:rFonts w:hint="eastAsia"/>
              </w:rPr>
              <w:t>针对</w:t>
            </w:r>
            <w:r>
              <w:rPr>
                <w:rFonts w:hint="eastAsia"/>
              </w:rPr>
              <w:t>T</w:t>
            </w:r>
            <w:r>
              <w:rPr>
                <w:rFonts w:hint="eastAsia"/>
              </w:rPr>
              <w:t>日</w:t>
            </w:r>
            <w:r>
              <w:t>=</w:t>
            </w:r>
            <w:r>
              <w:t>应还日</w:t>
            </w:r>
            <w:r>
              <w:rPr>
                <w:rFonts w:hint="eastAsia"/>
              </w:rPr>
              <w:t>期</w:t>
            </w:r>
            <w:r>
              <w:t>订单的实时统计</w:t>
            </w:r>
          </w:p>
        </w:tc>
      </w:tr>
    </w:tbl>
    <w:p w14:paraId="43EF9FB2" w14:textId="77777777" w:rsidR="00EB0448" w:rsidRPr="00A7768A" w:rsidRDefault="00EB0448" w:rsidP="00EB0448">
      <w:pPr>
        <w:pStyle w:val="aff3"/>
        <w:spacing w:line="240" w:lineRule="auto"/>
        <w:ind w:left="360" w:firstLineChars="0" w:firstLine="0"/>
      </w:pPr>
    </w:p>
    <w:p w14:paraId="664B3C75" w14:textId="77777777" w:rsidR="00EB0448" w:rsidRPr="00EB0448" w:rsidRDefault="00EB0448" w:rsidP="00EB0448"/>
    <w:p w14:paraId="7ADFAAEF" w14:textId="4F3D7506" w:rsidR="00CA0639" w:rsidRPr="002612A0" w:rsidRDefault="00CA0639" w:rsidP="00CA0639">
      <w:pPr>
        <w:pStyle w:val="2"/>
        <w:keepNext w:val="0"/>
        <w:keepLines w:val="0"/>
        <w:numPr>
          <w:ilvl w:val="1"/>
          <w:numId w:val="3"/>
        </w:numPr>
        <w:spacing w:before="0" w:line="276" w:lineRule="auto"/>
      </w:pPr>
      <w:bookmarkStart w:id="191" w:name="_Toc534136852"/>
      <w:r>
        <w:rPr>
          <w:rFonts w:hint="eastAsia"/>
        </w:rPr>
        <w:t>数据分析</w:t>
      </w:r>
      <w:bookmarkEnd w:id="191"/>
    </w:p>
    <w:p w14:paraId="49BB9220" w14:textId="689F8C00" w:rsidR="003A1EE1" w:rsidRDefault="00786A1F" w:rsidP="00786A1F">
      <w:pPr>
        <w:pStyle w:val="3"/>
        <w:keepNext w:val="0"/>
        <w:keepLines w:val="0"/>
        <w:numPr>
          <w:ilvl w:val="2"/>
          <w:numId w:val="3"/>
        </w:numPr>
        <w:spacing w:before="0" w:line="276" w:lineRule="auto"/>
      </w:pPr>
      <w:bookmarkStart w:id="192" w:name="_Toc534136853"/>
      <w:r>
        <w:rPr>
          <w:rFonts w:hint="eastAsia"/>
        </w:rPr>
        <w:t>数据源</w:t>
      </w:r>
      <w:r>
        <w:t>报文解析</w:t>
      </w:r>
      <w:bookmarkEnd w:id="192"/>
    </w:p>
    <w:p w14:paraId="6E073E53" w14:textId="29C8C223" w:rsidR="00E15EDA" w:rsidRDefault="00E15EDA" w:rsidP="009348FD">
      <w:pPr>
        <w:pStyle w:val="4"/>
        <w:keepNext w:val="0"/>
        <w:keepLines w:val="0"/>
        <w:numPr>
          <w:ilvl w:val="3"/>
          <w:numId w:val="3"/>
        </w:numPr>
        <w:spacing w:before="0" w:line="276" w:lineRule="auto"/>
      </w:pPr>
      <w:r>
        <w:rPr>
          <w:rFonts w:hint="eastAsia"/>
        </w:rPr>
        <w:t>魔蝎</w:t>
      </w:r>
      <w:r>
        <w:t>运营商</w:t>
      </w:r>
    </w:p>
    <w:bookmarkStart w:id="193" w:name="_MON_1608116356"/>
    <w:bookmarkEnd w:id="193"/>
    <w:p w14:paraId="2CDACA14" w14:textId="65B04A36" w:rsidR="001B09A6" w:rsidRPr="00BE5556" w:rsidRDefault="003D5C59" w:rsidP="00786A1F">
      <w:r>
        <w:object w:dxaOrig="1551" w:dyaOrig="1064" w14:anchorId="12253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3.25pt" o:ole="">
            <v:imagedata r:id="rId7" o:title=""/>
          </v:shape>
          <o:OLEObject Type="Embed" ProgID="Excel.Sheet.12" ShapeID="_x0000_i1025" DrawAspect="Icon" ObjectID="_1609337970" r:id="rId8"/>
        </w:object>
      </w:r>
      <w:r w:rsidR="0049607A">
        <w:t xml:space="preserve">        </w:t>
      </w:r>
      <w:r w:rsidR="0049607A">
        <w:object w:dxaOrig="1551" w:dyaOrig="1064" w14:anchorId="40FED68A">
          <v:shape id="_x0000_i1026" type="#_x0000_t75" style="width:77.25pt;height:53.25pt" o:ole="">
            <v:imagedata r:id="rId9" o:title=""/>
          </v:shape>
          <o:OLEObject Type="Embed" ProgID="Package" ShapeID="_x0000_i1026" DrawAspect="Icon" ObjectID="_1609337971" r:id="rId10"/>
        </w:object>
      </w:r>
      <w:r w:rsidR="0049607A">
        <w:t xml:space="preserve">          </w:t>
      </w:r>
      <w:r w:rsidR="0049607A">
        <w:object w:dxaOrig="1551" w:dyaOrig="1064" w14:anchorId="4683F2DF">
          <v:shape id="_x0000_i1027" type="#_x0000_t75" style="width:77.25pt;height:53.25pt" o:ole="">
            <v:imagedata r:id="rId11" o:title=""/>
          </v:shape>
          <o:OLEObject Type="Embed" ProgID="Package" ShapeID="_x0000_i1027" DrawAspect="Icon" ObjectID="_1609337972" r:id="rId12"/>
        </w:object>
      </w:r>
    </w:p>
    <w:p w14:paraId="177AAFF5" w14:textId="111B95C8" w:rsidR="00DC381E" w:rsidRDefault="00DC381E" w:rsidP="009348FD">
      <w:pPr>
        <w:pStyle w:val="4"/>
        <w:keepNext w:val="0"/>
        <w:keepLines w:val="0"/>
        <w:numPr>
          <w:ilvl w:val="3"/>
          <w:numId w:val="3"/>
        </w:numPr>
        <w:spacing w:before="0" w:line="276" w:lineRule="auto"/>
      </w:pPr>
      <w:r>
        <w:rPr>
          <w:rFonts w:hint="eastAsia"/>
        </w:rPr>
        <w:lastRenderedPageBreak/>
        <w:t>白骑士</w:t>
      </w:r>
      <w:r w:rsidR="00C254CA">
        <w:rPr>
          <w:rFonts w:hint="eastAsia"/>
        </w:rPr>
        <w:t>和</w:t>
      </w:r>
      <w:r w:rsidR="00597C93">
        <w:rPr>
          <w:rFonts w:hint="eastAsia"/>
        </w:rPr>
        <w:t>同盾</w:t>
      </w:r>
    </w:p>
    <w:bookmarkStart w:id="194" w:name="_MON_1608116977"/>
    <w:bookmarkEnd w:id="194"/>
    <w:p w14:paraId="33D0FA06" w14:textId="4C8EC73C" w:rsidR="00910CAE" w:rsidRPr="00910CAE" w:rsidRDefault="00265144" w:rsidP="00786A1F">
      <w:r>
        <w:object w:dxaOrig="1551" w:dyaOrig="1064" w14:anchorId="3D571A2E">
          <v:shape id="_x0000_i1028" type="#_x0000_t75" style="width:77.25pt;height:53.25pt" o:ole="">
            <v:imagedata r:id="rId13" o:title=""/>
          </v:shape>
          <o:OLEObject Type="Embed" ProgID="Excel.Sheet.12" ShapeID="_x0000_i1028" DrawAspect="Icon" ObjectID="_1609337973" r:id="rId14"/>
        </w:object>
      </w:r>
      <w:r w:rsidR="00F057E3">
        <w:t xml:space="preserve">     </w:t>
      </w:r>
      <w:r w:rsidR="00F47B2E">
        <w:t xml:space="preserve">    </w:t>
      </w:r>
      <w:r w:rsidR="00F47B2E">
        <w:object w:dxaOrig="1551" w:dyaOrig="1064" w14:anchorId="06E1539B">
          <v:shape id="_x0000_i1029" type="#_x0000_t75" style="width:77.25pt;height:53.25pt" o:ole="">
            <v:imagedata r:id="rId15" o:title=""/>
          </v:shape>
          <o:OLEObject Type="Embed" ProgID="Package" ShapeID="_x0000_i1029" DrawAspect="Icon" ObjectID="_1609337974" r:id="rId16"/>
        </w:object>
      </w:r>
      <w:r w:rsidR="008C0238">
        <w:t xml:space="preserve">         </w:t>
      </w:r>
      <w:r w:rsidR="008C0238">
        <w:object w:dxaOrig="1551" w:dyaOrig="1064" w14:anchorId="1C7E233D">
          <v:shape id="_x0000_i1030" type="#_x0000_t75" style="width:77.25pt;height:53.25pt" o:ole="">
            <v:imagedata r:id="rId17" o:title=""/>
          </v:shape>
          <o:OLEObject Type="Embed" ProgID="Package" ShapeID="_x0000_i1030" DrawAspect="Icon" ObjectID="_1609337975" r:id="rId18"/>
        </w:object>
      </w:r>
    </w:p>
    <w:p w14:paraId="7AD0B866" w14:textId="0BDD16EF" w:rsidR="00DC381E" w:rsidRDefault="00DC381E" w:rsidP="009348FD">
      <w:pPr>
        <w:pStyle w:val="4"/>
        <w:keepNext w:val="0"/>
        <w:keepLines w:val="0"/>
        <w:numPr>
          <w:ilvl w:val="3"/>
          <w:numId w:val="3"/>
        </w:numPr>
        <w:spacing w:before="0" w:line="276" w:lineRule="auto"/>
      </w:pPr>
      <w:r>
        <w:rPr>
          <w:rFonts w:hint="eastAsia"/>
        </w:rPr>
        <w:t>决策</w:t>
      </w:r>
      <w:r>
        <w:t>入参</w:t>
      </w:r>
    </w:p>
    <w:bookmarkStart w:id="195" w:name="_MON_1607853240"/>
    <w:bookmarkEnd w:id="195"/>
    <w:p w14:paraId="41928468" w14:textId="666E85BD" w:rsidR="00BA1DE3" w:rsidRPr="00BA1DE3" w:rsidRDefault="00A47F0A" w:rsidP="00BA1DE3">
      <w:r>
        <w:object w:dxaOrig="1551" w:dyaOrig="1064" w14:anchorId="2B697A27">
          <v:shape id="_x0000_i1031" type="#_x0000_t75" style="width:77.25pt;height:53.25pt" o:ole="">
            <v:imagedata r:id="rId19" o:title=""/>
          </v:shape>
          <o:OLEObject Type="Embed" ProgID="Excel.Sheet.12" ShapeID="_x0000_i1031" DrawAspect="Icon" ObjectID="_1609337976" r:id="rId20"/>
        </w:object>
      </w:r>
      <w:r>
        <w:t xml:space="preserve">  </w:t>
      </w:r>
      <w:r w:rsidR="00D63408">
        <w:t xml:space="preserve">    </w:t>
      </w:r>
      <w:r>
        <w:t xml:space="preserve"> </w:t>
      </w:r>
      <w:r w:rsidR="00D63408">
        <w:t xml:space="preserve"> </w:t>
      </w:r>
      <w:r w:rsidR="00D63408">
        <w:object w:dxaOrig="1551" w:dyaOrig="1064" w14:anchorId="3BE2DAF6">
          <v:shape id="_x0000_i1032" type="#_x0000_t75" style="width:77.25pt;height:53.25pt" o:ole="">
            <v:imagedata r:id="rId21" o:title=""/>
          </v:shape>
          <o:OLEObject Type="Embed" ProgID="Package" ShapeID="_x0000_i1032" DrawAspect="Icon" ObjectID="_1609337977" r:id="rId22"/>
        </w:object>
      </w:r>
      <w:r>
        <w:t xml:space="preserve">         </w:t>
      </w:r>
    </w:p>
    <w:p w14:paraId="01A04BE0" w14:textId="135BCF4F" w:rsidR="00D3139E" w:rsidRDefault="00D3139E" w:rsidP="00642BDC">
      <w:pPr>
        <w:pStyle w:val="3"/>
        <w:keepNext w:val="0"/>
        <w:keepLines w:val="0"/>
        <w:numPr>
          <w:ilvl w:val="2"/>
          <w:numId w:val="3"/>
        </w:numPr>
        <w:spacing w:before="0" w:line="276" w:lineRule="auto"/>
      </w:pPr>
      <w:bookmarkStart w:id="196" w:name="_Toc534136854"/>
      <w:r>
        <w:rPr>
          <w:rFonts w:hint="eastAsia"/>
        </w:rPr>
        <w:t>数据分析</w:t>
      </w:r>
      <w:bookmarkEnd w:id="196"/>
    </w:p>
    <w:p w14:paraId="2091BE11" w14:textId="5102361B" w:rsidR="00AA53B4" w:rsidRDefault="00642BDC" w:rsidP="00642BDC">
      <w:r>
        <w:rPr>
          <w:rFonts w:hint="eastAsia"/>
        </w:rPr>
        <w:t>暂无</w:t>
      </w:r>
      <w:r>
        <w:t>。</w:t>
      </w:r>
    </w:p>
    <w:p w14:paraId="31ED53BB" w14:textId="6D02693C" w:rsidR="007E3FC9" w:rsidRDefault="007E3FC9" w:rsidP="00AA53B4">
      <w:pPr>
        <w:pStyle w:val="2"/>
        <w:keepNext w:val="0"/>
        <w:keepLines w:val="0"/>
        <w:numPr>
          <w:ilvl w:val="1"/>
          <w:numId w:val="3"/>
        </w:numPr>
        <w:spacing w:before="0" w:line="276" w:lineRule="auto"/>
      </w:pPr>
      <w:bookmarkStart w:id="197" w:name="_Toc534136855"/>
      <w:r>
        <w:rPr>
          <w:rFonts w:hint="eastAsia"/>
        </w:rPr>
        <w:t>客户统一视图</w:t>
      </w:r>
      <w:bookmarkEnd w:id="197"/>
    </w:p>
    <w:p w14:paraId="7CC53EE6" w14:textId="360AE6E8" w:rsidR="00D072D2" w:rsidRPr="00D072D2" w:rsidRDefault="00D072D2" w:rsidP="00D072D2">
      <w:r>
        <w:rPr>
          <w:rFonts w:hint="eastAsia"/>
        </w:rPr>
        <w:t>暂不考虑</w:t>
      </w:r>
    </w:p>
    <w:p w14:paraId="5CE28F2F" w14:textId="505C672B" w:rsidR="00AA53B4" w:rsidRDefault="00AA53B4" w:rsidP="00AA53B4">
      <w:pPr>
        <w:pStyle w:val="2"/>
        <w:keepNext w:val="0"/>
        <w:keepLines w:val="0"/>
        <w:numPr>
          <w:ilvl w:val="1"/>
          <w:numId w:val="3"/>
        </w:numPr>
        <w:spacing w:before="0" w:line="276" w:lineRule="auto"/>
      </w:pPr>
      <w:bookmarkStart w:id="198" w:name="_Toc534136856"/>
      <w:r>
        <w:rPr>
          <w:rFonts w:hint="eastAsia"/>
        </w:rPr>
        <w:t>业务</w:t>
      </w:r>
      <w:r>
        <w:t>系统操作日志检索</w:t>
      </w:r>
      <w:bookmarkEnd w:id="198"/>
    </w:p>
    <w:p w14:paraId="3BF106E5" w14:textId="28A2573C" w:rsidR="009E7F2A" w:rsidRPr="009E7F2A" w:rsidRDefault="009E7F2A" w:rsidP="009E7F2A">
      <w:r>
        <w:rPr>
          <w:rFonts w:hint="eastAsia"/>
        </w:rPr>
        <w:t>暂不考虑</w:t>
      </w:r>
    </w:p>
    <w:p w14:paraId="0759CA9F" w14:textId="02191A50" w:rsidR="00F05D4C" w:rsidRDefault="00F05D4C" w:rsidP="00445865">
      <w:pPr>
        <w:pStyle w:val="1"/>
        <w:numPr>
          <w:ilvl w:val="0"/>
          <w:numId w:val="3"/>
        </w:numPr>
      </w:pPr>
      <w:bookmarkStart w:id="199" w:name="_Toc470457338"/>
      <w:bookmarkStart w:id="200" w:name="_Toc534136857"/>
      <w:r>
        <w:rPr>
          <w:rFonts w:hint="eastAsia"/>
        </w:rPr>
        <w:t>数据安全性要求</w:t>
      </w:r>
      <w:bookmarkEnd w:id="199"/>
      <w:bookmarkEnd w:id="200"/>
    </w:p>
    <w:p w14:paraId="661F9193" w14:textId="25BDA3A9" w:rsidR="00F05D4C" w:rsidRDefault="00F05D4C" w:rsidP="00EA4597">
      <w:pPr>
        <w:ind w:firstLineChars="200" w:firstLine="340"/>
      </w:pPr>
      <w:r>
        <w:t>涉及到身份证号</w:t>
      </w:r>
      <w:r>
        <w:rPr>
          <w:rFonts w:hint="eastAsia"/>
        </w:rPr>
        <w:t>、</w:t>
      </w:r>
      <w:r>
        <w:t>银行卡号等敏感信息</w:t>
      </w:r>
      <w:r>
        <w:rPr>
          <w:rFonts w:hint="eastAsia"/>
        </w:rPr>
        <w:t>，</w:t>
      </w:r>
      <w:r>
        <w:t>需要进行加密存储</w:t>
      </w:r>
      <w:r>
        <w:rPr>
          <w:rFonts w:hint="eastAsia"/>
        </w:rPr>
        <w:t>。</w:t>
      </w:r>
    </w:p>
    <w:p w14:paraId="105DECE7" w14:textId="74F8B7A2" w:rsidR="001A3615" w:rsidRPr="008D4BBD" w:rsidRDefault="001C48C4" w:rsidP="008D4BBD">
      <w:pPr>
        <w:ind w:firstLineChars="200" w:firstLine="340"/>
      </w:pPr>
      <w:r>
        <w:t>涉及到对外的通讯协议</w:t>
      </w:r>
      <w:r>
        <w:rPr>
          <w:rFonts w:hint="eastAsia"/>
        </w:rPr>
        <w:t>，</w:t>
      </w:r>
      <w:r>
        <w:t>需要进行加密传输</w:t>
      </w:r>
      <w:r>
        <w:rPr>
          <w:rFonts w:hint="eastAsia"/>
        </w:rPr>
        <w:t>。</w:t>
      </w:r>
    </w:p>
    <w:sectPr w:rsidR="001A3615" w:rsidRPr="008D4BB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MS Gothic"/>
    <w:panose1 w:val="020B0604030504040204"/>
    <w:charset w:val="80"/>
    <w:family w:val="swiss"/>
    <w:pitch w:val="variable"/>
    <w:sig w:usb0="E10102FF" w:usb1="EAC7FFFF" w:usb2="0001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幼圆">
    <w:panose1 w:val="0201050906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8CF3C52" w:usb2="00000016" w:usb3="00000000" w:csb0="0004001F" w:csb1="00000000"/>
  </w:font>
  <w:font w:name="微软雅黑">
    <w:panose1 w:val="020B0503020204020204"/>
    <w:charset w:val="86"/>
    <w:family w:val="swiss"/>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94021"/>
    <w:multiLevelType w:val="hybridMultilevel"/>
    <w:tmpl w:val="E59E75C0"/>
    <w:lvl w:ilvl="0" w:tplc="0F3CCA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D03CF8"/>
    <w:multiLevelType w:val="hybridMultilevel"/>
    <w:tmpl w:val="BA6066E4"/>
    <w:lvl w:ilvl="0" w:tplc="0688FB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F04972"/>
    <w:multiLevelType w:val="multilevel"/>
    <w:tmpl w:val="C660C69C"/>
    <w:lvl w:ilvl="0">
      <w:start w:val="1"/>
      <w:numFmt w:val="decimal"/>
      <w:lvlText w:val="%1."/>
      <w:lvlJc w:val="left"/>
      <w:pPr>
        <w:ind w:left="360" w:hanging="360"/>
      </w:pPr>
      <w:rPr>
        <w:rFonts w:hint="default"/>
      </w:rPr>
    </w:lvl>
    <w:lvl w:ilvl="1">
      <w:start w:val="1"/>
      <w:numFmt w:val="decimal"/>
      <w:isLgl/>
      <w:lvlText w:val="%1.%2"/>
      <w:lvlJc w:val="left"/>
      <w:pPr>
        <w:ind w:left="528" w:hanging="52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50C16DC"/>
    <w:multiLevelType w:val="hybridMultilevel"/>
    <w:tmpl w:val="1442985A"/>
    <w:lvl w:ilvl="0" w:tplc="41584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424FFF"/>
    <w:multiLevelType w:val="hybridMultilevel"/>
    <w:tmpl w:val="4D72782A"/>
    <w:lvl w:ilvl="0" w:tplc="8D4632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09645BE"/>
    <w:multiLevelType w:val="hybridMultilevel"/>
    <w:tmpl w:val="CBCA9680"/>
    <w:lvl w:ilvl="0" w:tplc="860617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8D47FA"/>
    <w:multiLevelType w:val="hybridMultilevel"/>
    <w:tmpl w:val="04D0F6D4"/>
    <w:lvl w:ilvl="0" w:tplc="70BAEE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3F1DA7"/>
    <w:multiLevelType w:val="hybridMultilevel"/>
    <w:tmpl w:val="83C6B87A"/>
    <w:lvl w:ilvl="0" w:tplc="01E890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59000B"/>
    <w:multiLevelType w:val="hybridMultilevel"/>
    <w:tmpl w:val="2F682D48"/>
    <w:lvl w:ilvl="0" w:tplc="C0AAD2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0B3638"/>
    <w:multiLevelType w:val="hybridMultilevel"/>
    <w:tmpl w:val="944E021E"/>
    <w:lvl w:ilvl="0" w:tplc="5FA6C1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48389E"/>
    <w:multiLevelType w:val="hybridMultilevel"/>
    <w:tmpl w:val="C95AFB42"/>
    <w:lvl w:ilvl="0" w:tplc="9426075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C577DB8"/>
    <w:multiLevelType w:val="multilevel"/>
    <w:tmpl w:val="8272AD38"/>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CDC4783"/>
    <w:multiLevelType w:val="hybridMultilevel"/>
    <w:tmpl w:val="9DF6649A"/>
    <w:lvl w:ilvl="0" w:tplc="EB2443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12237C"/>
    <w:multiLevelType w:val="hybridMultilevel"/>
    <w:tmpl w:val="197E41EC"/>
    <w:lvl w:ilvl="0" w:tplc="A7F016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7855157"/>
    <w:multiLevelType w:val="hybridMultilevel"/>
    <w:tmpl w:val="FD9E377A"/>
    <w:lvl w:ilvl="0" w:tplc="DA7E95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32D78AC"/>
    <w:multiLevelType w:val="hybridMultilevel"/>
    <w:tmpl w:val="D2105464"/>
    <w:lvl w:ilvl="0" w:tplc="8ACAD8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98E3C9E"/>
    <w:multiLevelType w:val="hybridMultilevel"/>
    <w:tmpl w:val="D1985472"/>
    <w:lvl w:ilvl="0" w:tplc="994C87C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7A3D364A"/>
    <w:multiLevelType w:val="hybridMultilevel"/>
    <w:tmpl w:val="0F5EE5B6"/>
    <w:lvl w:ilvl="0" w:tplc="484277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583111"/>
    <w:multiLevelType w:val="hybridMultilevel"/>
    <w:tmpl w:val="B2201432"/>
    <w:lvl w:ilvl="0" w:tplc="E5F69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CE07B94"/>
    <w:multiLevelType w:val="hybridMultilevel"/>
    <w:tmpl w:val="5E50A0D2"/>
    <w:lvl w:ilvl="0" w:tplc="CA3CEC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E0608B8"/>
    <w:multiLevelType w:val="hybridMultilevel"/>
    <w:tmpl w:val="BA48E97A"/>
    <w:lvl w:ilvl="0" w:tplc="CFDE045C">
      <w:numFmt w:val="bullet"/>
      <w:lvlText w:val="-"/>
      <w:lvlJc w:val="left"/>
      <w:pPr>
        <w:ind w:left="360" w:hanging="360"/>
      </w:pPr>
      <w:rPr>
        <w:rFonts w:ascii="Century Gothic" w:eastAsiaTheme="minorEastAsia" w:hAnsi="Century Gothic"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EC05455"/>
    <w:multiLevelType w:val="hybridMultilevel"/>
    <w:tmpl w:val="1E38928A"/>
    <w:lvl w:ilvl="0" w:tplc="C51EA95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11"/>
  </w:num>
  <w:num w:numId="4">
    <w:abstractNumId w:val="2"/>
  </w:num>
  <w:num w:numId="5">
    <w:abstractNumId w:val="6"/>
  </w:num>
  <w:num w:numId="6">
    <w:abstractNumId w:val="12"/>
  </w:num>
  <w:num w:numId="7">
    <w:abstractNumId w:val="18"/>
  </w:num>
  <w:num w:numId="8">
    <w:abstractNumId w:val="8"/>
  </w:num>
  <w:num w:numId="9">
    <w:abstractNumId w:val="9"/>
  </w:num>
  <w:num w:numId="10">
    <w:abstractNumId w:val="15"/>
  </w:num>
  <w:num w:numId="11">
    <w:abstractNumId w:val="1"/>
  </w:num>
  <w:num w:numId="12">
    <w:abstractNumId w:val="7"/>
  </w:num>
  <w:num w:numId="13">
    <w:abstractNumId w:val="13"/>
  </w:num>
  <w:num w:numId="14">
    <w:abstractNumId w:val="0"/>
  </w:num>
  <w:num w:numId="15">
    <w:abstractNumId w:val="4"/>
  </w:num>
  <w:num w:numId="16">
    <w:abstractNumId w:val="5"/>
  </w:num>
  <w:num w:numId="17">
    <w:abstractNumId w:val="10"/>
  </w:num>
  <w:num w:numId="18">
    <w:abstractNumId w:val="17"/>
  </w:num>
  <w:num w:numId="19">
    <w:abstractNumId w:val="3"/>
  </w:num>
  <w:num w:numId="20">
    <w:abstractNumId w:val="16"/>
  </w:num>
  <w:num w:numId="21">
    <w:abstractNumId w:val="14"/>
  </w:num>
  <w:num w:numId="2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D4C"/>
    <w:rsid w:val="00004E1B"/>
    <w:rsid w:val="00010AE1"/>
    <w:rsid w:val="00010FD6"/>
    <w:rsid w:val="00011A5B"/>
    <w:rsid w:val="0001246A"/>
    <w:rsid w:val="00020C56"/>
    <w:rsid w:val="00030051"/>
    <w:rsid w:val="00031BF8"/>
    <w:rsid w:val="000431ED"/>
    <w:rsid w:val="00045E3E"/>
    <w:rsid w:val="000555D5"/>
    <w:rsid w:val="00057F2E"/>
    <w:rsid w:val="00062577"/>
    <w:rsid w:val="000628D2"/>
    <w:rsid w:val="00066596"/>
    <w:rsid w:val="0007287D"/>
    <w:rsid w:val="00080870"/>
    <w:rsid w:val="0008633C"/>
    <w:rsid w:val="00087042"/>
    <w:rsid w:val="00087247"/>
    <w:rsid w:val="000A1577"/>
    <w:rsid w:val="000B2314"/>
    <w:rsid w:val="000B2B19"/>
    <w:rsid w:val="000B3F35"/>
    <w:rsid w:val="000B40D7"/>
    <w:rsid w:val="000B415B"/>
    <w:rsid w:val="000C06D3"/>
    <w:rsid w:val="000C74E5"/>
    <w:rsid w:val="000D085C"/>
    <w:rsid w:val="000D7628"/>
    <w:rsid w:val="000E5FE0"/>
    <w:rsid w:val="000F4EFE"/>
    <w:rsid w:val="00107435"/>
    <w:rsid w:val="00112456"/>
    <w:rsid w:val="00122DA9"/>
    <w:rsid w:val="0012394F"/>
    <w:rsid w:val="00123C8E"/>
    <w:rsid w:val="00130FF2"/>
    <w:rsid w:val="00137B7E"/>
    <w:rsid w:val="001448F5"/>
    <w:rsid w:val="001457CC"/>
    <w:rsid w:val="00164FED"/>
    <w:rsid w:val="00166056"/>
    <w:rsid w:val="00171FAE"/>
    <w:rsid w:val="0019015F"/>
    <w:rsid w:val="00193058"/>
    <w:rsid w:val="001A3615"/>
    <w:rsid w:val="001A739C"/>
    <w:rsid w:val="001B09A6"/>
    <w:rsid w:val="001B3150"/>
    <w:rsid w:val="001B3FF3"/>
    <w:rsid w:val="001B627C"/>
    <w:rsid w:val="001B7432"/>
    <w:rsid w:val="001C48C4"/>
    <w:rsid w:val="001C4DC5"/>
    <w:rsid w:val="001C6628"/>
    <w:rsid w:val="001D3A8B"/>
    <w:rsid w:val="001D70BF"/>
    <w:rsid w:val="001E09DB"/>
    <w:rsid w:val="001E33A8"/>
    <w:rsid w:val="001F404D"/>
    <w:rsid w:val="001F57DC"/>
    <w:rsid w:val="001F794E"/>
    <w:rsid w:val="002029B6"/>
    <w:rsid w:val="00202D0A"/>
    <w:rsid w:val="00222373"/>
    <w:rsid w:val="00222E3F"/>
    <w:rsid w:val="00226060"/>
    <w:rsid w:val="002317D7"/>
    <w:rsid w:val="0023265F"/>
    <w:rsid w:val="00233805"/>
    <w:rsid w:val="00242F28"/>
    <w:rsid w:val="00251E5C"/>
    <w:rsid w:val="00255C8E"/>
    <w:rsid w:val="002612A0"/>
    <w:rsid w:val="002612D2"/>
    <w:rsid w:val="00263316"/>
    <w:rsid w:val="00265144"/>
    <w:rsid w:val="002670F9"/>
    <w:rsid w:val="0029238C"/>
    <w:rsid w:val="002935E1"/>
    <w:rsid w:val="002A5907"/>
    <w:rsid w:val="002B1F35"/>
    <w:rsid w:val="002B4AC0"/>
    <w:rsid w:val="002B6B30"/>
    <w:rsid w:val="002C3276"/>
    <w:rsid w:val="002C6996"/>
    <w:rsid w:val="002E576B"/>
    <w:rsid w:val="002E5D2A"/>
    <w:rsid w:val="0030322E"/>
    <w:rsid w:val="00310BBE"/>
    <w:rsid w:val="00321D82"/>
    <w:rsid w:val="00322D7E"/>
    <w:rsid w:val="00325767"/>
    <w:rsid w:val="003376B8"/>
    <w:rsid w:val="003415B4"/>
    <w:rsid w:val="003503B6"/>
    <w:rsid w:val="00351978"/>
    <w:rsid w:val="00353D07"/>
    <w:rsid w:val="00360D96"/>
    <w:rsid w:val="00364D3F"/>
    <w:rsid w:val="0036523C"/>
    <w:rsid w:val="00367878"/>
    <w:rsid w:val="00370EA5"/>
    <w:rsid w:val="003716DA"/>
    <w:rsid w:val="003720BC"/>
    <w:rsid w:val="00387BBB"/>
    <w:rsid w:val="003917D5"/>
    <w:rsid w:val="00397543"/>
    <w:rsid w:val="003A1EE1"/>
    <w:rsid w:val="003A4ABF"/>
    <w:rsid w:val="003A5BC7"/>
    <w:rsid w:val="003A7DD0"/>
    <w:rsid w:val="003B2838"/>
    <w:rsid w:val="003B2F87"/>
    <w:rsid w:val="003B52FA"/>
    <w:rsid w:val="003C2E11"/>
    <w:rsid w:val="003C76BB"/>
    <w:rsid w:val="003D0F5E"/>
    <w:rsid w:val="003D1676"/>
    <w:rsid w:val="003D17C7"/>
    <w:rsid w:val="003D5C59"/>
    <w:rsid w:val="003F5E97"/>
    <w:rsid w:val="003F5EA6"/>
    <w:rsid w:val="00400884"/>
    <w:rsid w:val="00406322"/>
    <w:rsid w:val="004137FA"/>
    <w:rsid w:val="004200A1"/>
    <w:rsid w:val="004245B4"/>
    <w:rsid w:val="0042552E"/>
    <w:rsid w:val="00430828"/>
    <w:rsid w:val="004318CC"/>
    <w:rsid w:val="00437D0D"/>
    <w:rsid w:val="00437F27"/>
    <w:rsid w:val="00441CC8"/>
    <w:rsid w:val="00445865"/>
    <w:rsid w:val="00445B44"/>
    <w:rsid w:val="00446EF0"/>
    <w:rsid w:val="004511D0"/>
    <w:rsid w:val="0045180A"/>
    <w:rsid w:val="004541CB"/>
    <w:rsid w:val="00454964"/>
    <w:rsid w:val="00455B7B"/>
    <w:rsid w:val="00455BD7"/>
    <w:rsid w:val="0046161F"/>
    <w:rsid w:val="00462553"/>
    <w:rsid w:val="00467C61"/>
    <w:rsid w:val="00483E4F"/>
    <w:rsid w:val="00487FB7"/>
    <w:rsid w:val="00490651"/>
    <w:rsid w:val="004922EA"/>
    <w:rsid w:val="00495118"/>
    <w:rsid w:val="0049607A"/>
    <w:rsid w:val="004A2817"/>
    <w:rsid w:val="004A2B72"/>
    <w:rsid w:val="004A3B77"/>
    <w:rsid w:val="004B00E3"/>
    <w:rsid w:val="004B1670"/>
    <w:rsid w:val="004B2863"/>
    <w:rsid w:val="004C2816"/>
    <w:rsid w:val="004C4617"/>
    <w:rsid w:val="004D0566"/>
    <w:rsid w:val="004D3DC2"/>
    <w:rsid w:val="004D5B40"/>
    <w:rsid w:val="004E13A9"/>
    <w:rsid w:val="004E2DE0"/>
    <w:rsid w:val="004E4185"/>
    <w:rsid w:val="004E6E3C"/>
    <w:rsid w:val="004E7BF8"/>
    <w:rsid w:val="004F16AB"/>
    <w:rsid w:val="004F5383"/>
    <w:rsid w:val="004F6E30"/>
    <w:rsid w:val="005060C8"/>
    <w:rsid w:val="0050742A"/>
    <w:rsid w:val="00520585"/>
    <w:rsid w:val="0052261C"/>
    <w:rsid w:val="00527ACE"/>
    <w:rsid w:val="00534ED7"/>
    <w:rsid w:val="005378A6"/>
    <w:rsid w:val="00542892"/>
    <w:rsid w:val="00546C01"/>
    <w:rsid w:val="00547548"/>
    <w:rsid w:val="00551513"/>
    <w:rsid w:val="00551B5C"/>
    <w:rsid w:val="00561710"/>
    <w:rsid w:val="005703B4"/>
    <w:rsid w:val="00573D50"/>
    <w:rsid w:val="00580EA6"/>
    <w:rsid w:val="005924DD"/>
    <w:rsid w:val="00592CAD"/>
    <w:rsid w:val="00597C93"/>
    <w:rsid w:val="005A0854"/>
    <w:rsid w:val="005A0F4F"/>
    <w:rsid w:val="005A3818"/>
    <w:rsid w:val="005A5BDC"/>
    <w:rsid w:val="005A5CB9"/>
    <w:rsid w:val="005A6AB9"/>
    <w:rsid w:val="005B044F"/>
    <w:rsid w:val="005B18C2"/>
    <w:rsid w:val="005C4015"/>
    <w:rsid w:val="005D2B16"/>
    <w:rsid w:val="005D3D0C"/>
    <w:rsid w:val="005E2723"/>
    <w:rsid w:val="005E4AE6"/>
    <w:rsid w:val="005F1055"/>
    <w:rsid w:val="005F1C69"/>
    <w:rsid w:val="005F7D5D"/>
    <w:rsid w:val="00602E11"/>
    <w:rsid w:val="00610F28"/>
    <w:rsid w:val="00614B4F"/>
    <w:rsid w:val="00615E7D"/>
    <w:rsid w:val="00621EA8"/>
    <w:rsid w:val="0062428F"/>
    <w:rsid w:val="00624533"/>
    <w:rsid w:val="00624F70"/>
    <w:rsid w:val="0062734D"/>
    <w:rsid w:val="00633799"/>
    <w:rsid w:val="00642BDC"/>
    <w:rsid w:val="00647FB6"/>
    <w:rsid w:val="00657CFB"/>
    <w:rsid w:val="00657E1D"/>
    <w:rsid w:val="0066261B"/>
    <w:rsid w:val="00662AFD"/>
    <w:rsid w:val="00662D07"/>
    <w:rsid w:val="0066528F"/>
    <w:rsid w:val="00665A7E"/>
    <w:rsid w:val="006736AF"/>
    <w:rsid w:val="00674A08"/>
    <w:rsid w:val="00675C44"/>
    <w:rsid w:val="00677AB7"/>
    <w:rsid w:val="00683354"/>
    <w:rsid w:val="0069236D"/>
    <w:rsid w:val="006A4A05"/>
    <w:rsid w:val="006A4CCF"/>
    <w:rsid w:val="006B287C"/>
    <w:rsid w:val="006B2EEB"/>
    <w:rsid w:val="006B49CA"/>
    <w:rsid w:val="006B6F65"/>
    <w:rsid w:val="006C7C68"/>
    <w:rsid w:val="006D2D1F"/>
    <w:rsid w:val="006D4ECF"/>
    <w:rsid w:val="006E0EB0"/>
    <w:rsid w:val="006E171C"/>
    <w:rsid w:val="006E2B03"/>
    <w:rsid w:val="006E2C61"/>
    <w:rsid w:val="006E38D8"/>
    <w:rsid w:val="006E553E"/>
    <w:rsid w:val="006E73A0"/>
    <w:rsid w:val="006F36D6"/>
    <w:rsid w:val="00721F89"/>
    <w:rsid w:val="0072721C"/>
    <w:rsid w:val="00734688"/>
    <w:rsid w:val="007355CE"/>
    <w:rsid w:val="00736E7F"/>
    <w:rsid w:val="0075024C"/>
    <w:rsid w:val="0075197A"/>
    <w:rsid w:val="00752BA1"/>
    <w:rsid w:val="007557DF"/>
    <w:rsid w:val="00765F7B"/>
    <w:rsid w:val="00766337"/>
    <w:rsid w:val="00767DA2"/>
    <w:rsid w:val="00767F0B"/>
    <w:rsid w:val="0077011A"/>
    <w:rsid w:val="00770189"/>
    <w:rsid w:val="007713D9"/>
    <w:rsid w:val="00771960"/>
    <w:rsid w:val="00776448"/>
    <w:rsid w:val="007805BA"/>
    <w:rsid w:val="007807E8"/>
    <w:rsid w:val="0078296F"/>
    <w:rsid w:val="007858C8"/>
    <w:rsid w:val="00786A1F"/>
    <w:rsid w:val="007A14DA"/>
    <w:rsid w:val="007B3E69"/>
    <w:rsid w:val="007B6EDC"/>
    <w:rsid w:val="007C47B6"/>
    <w:rsid w:val="007D33EF"/>
    <w:rsid w:val="007D3DCE"/>
    <w:rsid w:val="007E2D8E"/>
    <w:rsid w:val="007E3FC9"/>
    <w:rsid w:val="007E4E22"/>
    <w:rsid w:val="007E5A44"/>
    <w:rsid w:val="007E75EB"/>
    <w:rsid w:val="007F0C25"/>
    <w:rsid w:val="007F211A"/>
    <w:rsid w:val="007F6B1D"/>
    <w:rsid w:val="007F703F"/>
    <w:rsid w:val="0080359D"/>
    <w:rsid w:val="00804F1B"/>
    <w:rsid w:val="00811ADB"/>
    <w:rsid w:val="00817A8D"/>
    <w:rsid w:val="008218EA"/>
    <w:rsid w:val="00821F8D"/>
    <w:rsid w:val="008230C5"/>
    <w:rsid w:val="00833745"/>
    <w:rsid w:val="008365D9"/>
    <w:rsid w:val="00836FAA"/>
    <w:rsid w:val="008410FC"/>
    <w:rsid w:val="00844762"/>
    <w:rsid w:val="00876DD4"/>
    <w:rsid w:val="008840D8"/>
    <w:rsid w:val="0088574C"/>
    <w:rsid w:val="00894B00"/>
    <w:rsid w:val="008A11AA"/>
    <w:rsid w:val="008A4417"/>
    <w:rsid w:val="008A4473"/>
    <w:rsid w:val="008A5240"/>
    <w:rsid w:val="008B2299"/>
    <w:rsid w:val="008C0238"/>
    <w:rsid w:val="008C198F"/>
    <w:rsid w:val="008D4BBD"/>
    <w:rsid w:val="008D6208"/>
    <w:rsid w:val="008E382D"/>
    <w:rsid w:val="008E39A9"/>
    <w:rsid w:val="008F10D3"/>
    <w:rsid w:val="008F6078"/>
    <w:rsid w:val="00901235"/>
    <w:rsid w:val="00902B8F"/>
    <w:rsid w:val="00903853"/>
    <w:rsid w:val="009105A6"/>
    <w:rsid w:val="00910CAE"/>
    <w:rsid w:val="009111C6"/>
    <w:rsid w:val="00912283"/>
    <w:rsid w:val="00915C86"/>
    <w:rsid w:val="0091680A"/>
    <w:rsid w:val="00920B3A"/>
    <w:rsid w:val="0092348C"/>
    <w:rsid w:val="00925DAE"/>
    <w:rsid w:val="009348FD"/>
    <w:rsid w:val="0093506E"/>
    <w:rsid w:val="00940760"/>
    <w:rsid w:val="00942241"/>
    <w:rsid w:val="00947371"/>
    <w:rsid w:val="00954430"/>
    <w:rsid w:val="00965601"/>
    <w:rsid w:val="0096594B"/>
    <w:rsid w:val="009664AE"/>
    <w:rsid w:val="009750F4"/>
    <w:rsid w:val="00976E75"/>
    <w:rsid w:val="009823CC"/>
    <w:rsid w:val="009905F4"/>
    <w:rsid w:val="00992E0E"/>
    <w:rsid w:val="009946D4"/>
    <w:rsid w:val="00997672"/>
    <w:rsid w:val="0099775C"/>
    <w:rsid w:val="009A2BCA"/>
    <w:rsid w:val="009A4680"/>
    <w:rsid w:val="009A6E06"/>
    <w:rsid w:val="009A6ED3"/>
    <w:rsid w:val="009B6DC3"/>
    <w:rsid w:val="009C0225"/>
    <w:rsid w:val="009C717B"/>
    <w:rsid w:val="009E133E"/>
    <w:rsid w:val="009E389B"/>
    <w:rsid w:val="009E6409"/>
    <w:rsid w:val="009E7F2A"/>
    <w:rsid w:val="009F1371"/>
    <w:rsid w:val="009F350B"/>
    <w:rsid w:val="009F6529"/>
    <w:rsid w:val="009F771B"/>
    <w:rsid w:val="009F79F7"/>
    <w:rsid w:val="00A060B2"/>
    <w:rsid w:val="00A10B5F"/>
    <w:rsid w:val="00A13AA7"/>
    <w:rsid w:val="00A17484"/>
    <w:rsid w:val="00A40FAF"/>
    <w:rsid w:val="00A44666"/>
    <w:rsid w:val="00A47F0A"/>
    <w:rsid w:val="00A50B5F"/>
    <w:rsid w:val="00A50B6E"/>
    <w:rsid w:val="00A54D41"/>
    <w:rsid w:val="00A61800"/>
    <w:rsid w:val="00A65AB2"/>
    <w:rsid w:val="00A65B1C"/>
    <w:rsid w:val="00A65E1C"/>
    <w:rsid w:val="00A710E8"/>
    <w:rsid w:val="00A74AD5"/>
    <w:rsid w:val="00A767F3"/>
    <w:rsid w:val="00A7687D"/>
    <w:rsid w:val="00A7768A"/>
    <w:rsid w:val="00A80370"/>
    <w:rsid w:val="00A83B35"/>
    <w:rsid w:val="00A858C4"/>
    <w:rsid w:val="00A87FAF"/>
    <w:rsid w:val="00AA4FF7"/>
    <w:rsid w:val="00AA53B4"/>
    <w:rsid w:val="00AB1AE0"/>
    <w:rsid w:val="00AC2484"/>
    <w:rsid w:val="00AC42D7"/>
    <w:rsid w:val="00AD389A"/>
    <w:rsid w:val="00AD770F"/>
    <w:rsid w:val="00AE07C1"/>
    <w:rsid w:val="00AF49FD"/>
    <w:rsid w:val="00AF660C"/>
    <w:rsid w:val="00B01EDA"/>
    <w:rsid w:val="00B16838"/>
    <w:rsid w:val="00B27BFF"/>
    <w:rsid w:val="00B30C78"/>
    <w:rsid w:val="00B32FA9"/>
    <w:rsid w:val="00B36E88"/>
    <w:rsid w:val="00B441CD"/>
    <w:rsid w:val="00B53078"/>
    <w:rsid w:val="00B574E8"/>
    <w:rsid w:val="00B5755F"/>
    <w:rsid w:val="00B60566"/>
    <w:rsid w:val="00B6530C"/>
    <w:rsid w:val="00B6723D"/>
    <w:rsid w:val="00B71911"/>
    <w:rsid w:val="00B76D2C"/>
    <w:rsid w:val="00B81D4A"/>
    <w:rsid w:val="00B83ABB"/>
    <w:rsid w:val="00B871A8"/>
    <w:rsid w:val="00B8790A"/>
    <w:rsid w:val="00B915D0"/>
    <w:rsid w:val="00B93824"/>
    <w:rsid w:val="00B95B2F"/>
    <w:rsid w:val="00BA1DE3"/>
    <w:rsid w:val="00BA5BF9"/>
    <w:rsid w:val="00BB0F12"/>
    <w:rsid w:val="00BC0391"/>
    <w:rsid w:val="00BC20FC"/>
    <w:rsid w:val="00BC411D"/>
    <w:rsid w:val="00BC7FF8"/>
    <w:rsid w:val="00BD0DE6"/>
    <w:rsid w:val="00BD76EC"/>
    <w:rsid w:val="00BE4351"/>
    <w:rsid w:val="00BE5556"/>
    <w:rsid w:val="00BE5C55"/>
    <w:rsid w:val="00BE64D3"/>
    <w:rsid w:val="00BE7B14"/>
    <w:rsid w:val="00BF0B60"/>
    <w:rsid w:val="00BF394B"/>
    <w:rsid w:val="00C009CC"/>
    <w:rsid w:val="00C2130A"/>
    <w:rsid w:val="00C22C0A"/>
    <w:rsid w:val="00C254CA"/>
    <w:rsid w:val="00C30BD3"/>
    <w:rsid w:val="00C31496"/>
    <w:rsid w:val="00C405F3"/>
    <w:rsid w:val="00C417A0"/>
    <w:rsid w:val="00C53D98"/>
    <w:rsid w:val="00C5650A"/>
    <w:rsid w:val="00C601FC"/>
    <w:rsid w:val="00C6451F"/>
    <w:rsid w:val="00C71FD4"/>
    <w:rsid w:val="00C72DAD"/>
    <w:rsid w:val="00C825FB"/>
    <w:rsid w:val="00C82FB5"/>
    <w:rsid w:val="00C83146"/>
    <w:rsid w:val="00C85E04"/>
    <w:rsid w:val="00C91D5A"/>
    <w:rsid w:val="00C91FE9"/>
    <w:rsid w:val="00C935D3"/>
    <w:rsid w:val="00C964B8"/>
    <w:rsid w:val="00C976ED"/>
    <w:rsid w:val="00CA0639"/>
    <w:rsid w:val="00CA559D"/>
    <w:rsid w:val="00CC7269"/>
    <w:rsid w:val="00CC7FC0"/>
    <w:rsid w:val="00CE7C78"/>
    <w:rsid w:val="00CF06BC"/>
    <w:rsid w:val="00CF1BDA"/>
    <w:rsid w:val="00CF23BF"/>
    <w:rsid w:val="00D03BAF"/>
    <w:rsid w:val="00D072D2"/>
    <w:rsid w:val="00D17583"/>
    <w:rsid w:val="00D20057"/>
    <w:rsid w:val="00D205B0"/>
    <w:rsid w:val="00D30241"/>
    <w:rsid w:val="00D3139E"/>
    <w:rsid w:val="00D34394"/>
    <w:rsid w:val="00D469C8"/>
    <w:rsid w:val="00D51A5E"/>
    <w:rsid w:val="00D56E00"/>
    <w:rsid w:val="00D62C5D"/>
    <w:rsid w:val="00D63408"/>
    <w:rsid w:val="00D65787"/>
    <w:rsid w:val="00D700E2"/>
    <w:rsid w:val="00D72FE2"/>
    <w:rsid w:val="00D82438"/>
    <w:rsid w:val="00D8566E"/>
    <w:rsid w:val="00DA1073"/>
    <w:rsid w:val="00DA129C"/>
    <w:rsid w:val="00DA1A6B"/>
    <w:rsid w:val="00DA25AC"/>
    <w:rsid w:val="00DA7D91"/>
    <w:rsid w:val="00DB2F91"/>
    <w:rsid w:val="00DC381E"/>
    <w:rsid w:val="00DC6E82"/>
    <w:rsid w:val="00DC789F"/>
    <w:rsid w:val="00DD2064"/>
    <w:rsid w:val="00DD3880"/>
    <w:rsid w:val="00DD4928"/>
    <w:rsid w:val="00DD60EF"/>
    <w:rsid w:val="00DE134F"/>
    <w:rsid w:val="00DE23EA"/>
    <w:rsid w:val="00DE51B4"/>
    <w:rsid w:val="00DF3C70"/>
    <w:rsid w:val="00E01025"/>
    <w:rsid w:val="00E03DF7"/>
    <w:rsid w:val="00E04357"/>
    <w:rsid w:val="00E05794"/>
    <w:rsid w:val="00E10B9A"/>
    <w:rsid w:val="00E15090"/>
    <w:rsid w:val="00E15C8D"/>
    <w:rsid w:val="00E15EDA"/>
    <w:rsid w:val="00E254BC"/>
    <w:rsid w:val="00E30528"/>
    <w:rsid w:val="00E33FE7"/>
    <w:rsid w:val="00E3494A"/>
    <w:rsid w:val="00E402C5"/>
    <w:rsid w:val="00E41EC8"/>
    <w:rsid w:val="00E436FE"/>
    <w:rsid w:val="00E43B2C"/>
    <w:rsid w:val="00E47CE4"/>
    <w:rsid w:val="00E50806"/>
    <w:rsid w:val="00E54671"/>
    <w:rsid w:val="00E55DF9"/>
    <w:rsid w:val="00E66E44"/>
    <w:rsid w:val="00E74193"/>
    <w:rsid w:val="00E901B4"/>
    <w:rsid w:val="00E90929"/>
    <w:rsid w:val="00E974D9"/>
    <w:rsid w:val="00E976C7"/>
    <w:rsid w:val="00EA4597"/>
    <w:rsid w:val="00EA4DD4"/>
    <w:rsid w:val="00EB0448"/>
    <w:rsid w:val="00EB12C8"/>
    <w:rsid w:val="00EC48C2"/>
    <w:rsid w:val="00EC5F05"/>
    <w:rsid w:val="00EC6E41"/>
    <w:rsid w:val="00ED219B"/>
    <w:rsid w:val="00ED6325"/>
    <w:rsid w:val="00ED65A7"/>
    <w:rsid w:val="00ED71C9"/>
    <w:rsid w:val="00EF2668"/>
    <w:rsid w:val="00EF34AB"/>
    <w:rsid w:val="00EF6398"/>
    <w:rsid w:val="00F057E3"/>
    <w:rsid w:val="00F05D4C"/>
    <w:rsid w:val="00F1585B"/>
    <w:rsid w:val="00F16FE4"/>
    <w:rsid w:val="00F21A3A"/>
    <w:rsid w:val="00F2204D"/>
    <w:rsid w:val="00F2438E"/>
    <w:rsid w:val="00F33741"/>
    <w:rsid w:val="00F34D24"/>
    <w:rsid w:val="00F36732"/>
    <w:rsid w:val="00F4322C"/>
    <w:rsid w:val="00F44CB3"/>
    <w:rsid w:val="00F45606"/>
    <w:rsid w:val="00F46D87"/>
    <w:rsid w:val="00F47B2E"/>
    <w:rsid w:val="00F543A1"/>
    <w:rsid w:val="00F55306"/>
    <w:rsid w:val="00F56962"/>
    <w:rsid w:val="00F61DED"/>
    <w:rsid w:val="00F64FBF"/>
    <w:rsid w:val="00F65EBA"/>
    <w:rsid w:val="00F66744"/>
    <w:rsid w:val="00F8102B"/>
    <w:rsid w:val="00F832CC"/>
    <w:rsid w:val="00F8362B"/>
    <w:rsid w:val="00FB3249"/>
    <w:rsid w:val="00FC0721"/>
    <w:rsid w:val="00FD1844"/>
    <w:rsid w:val="00FD3FF9"/>
    <w:rsid w:val="00FD4895"/>
    <w:rsid w:val="00FE07CA"/>
    <w:rsid w:val="00FE2659"/>
    <w:rsid w:val="00FF016A"/>
    <w:rsid w:val="00FF1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9414"/>
  <w15:docId w15:val="{C8C3EE33-3ECF-45A0-9014-A5A752B4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17"/>
        <w:szCs w:val="17"/>
        <w:lang w:val="en-US" w:eastAsia="zh-CN"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5D4C"/>
    <w:rPr>
      <w:rFonts w:eastAsia="幼圆"/>
    </w:rPr>
  </w:style>
  <w:style w:type="paragraph" w:styleId="1">
    <w:name w:val="heading 1"/>
    <w:basedOn w:val="a"/>
    <w:next w:val="a"/>
    <w:link w:val="10"/>
    <w:uiPriority w:val="9"/>
    <w:qFormat/>
    <w:rsid w:val="003D1676"/>
    <w:pPr>
      <w:keepNext/>
      <w:keepLines/>
      <w:spacing w:before="400" w:after="40" w:line="240" w:lineRule="auto"/>
      <w:outlineLvl w:val="0"/>
    </w:pPr>
    <w:rPr>
      <w:rFonts w:asciiTheme="majorHAnsi" w:hAnsiTheme="majorHAnsi" w:cstheme="majorBidi"/>
      <w:color w:val="B01513" w:themeColor="accent1"/>
      <w:sz w:val="28"/>
      <w:szCs w:val="28"/>
    </w:rPr>
  </w:style>
  <w:style w:type="paragraph" w:styleId="2">
    <w:name w:val="heading 2"/>
    <w:basedOn w:val="a"/>
    <w:next w:val="a"/>
    <w:link w:val="20"/>
    <w:uiPriority w:val="9"/>
    <w:unhideWhenUsed/>
    <w:qFormat/>
    <w:rsid w:val="003D1676"/>
    <w:pPr>
      <w:keepNext/>
      <w:keepLines/>
      <w:spacing w:before="160" w:after="0" w:line="240" w:lineRule="auto"/>
      <w:outlineLvl w:val="1"/>
    </w:pPr>
    <w:rPr>
      <w:rFonts w:asciiTheme="majorHAnsi" w:hAnsiTheme="majorHAnsi" w:cstheme="majorBidi"/>
      <w:color w:val="404040" w:themeColor="text1" w:themeTint="BF"/>
      <w:sz w:val="24"/>
      <w:szCs w:val="24"/>
    </w:rPr>
  </w:style>
  <w:style w:type="paragraph" w:styleId="3">
    <w:name w:val="heading 3"/>
    <w:basedOn w:val="a"/>
    <w:next w:val="a"/>
    <w:link w:val="30"/>
    <w:uiPriority w:val="9"/>
    <w:unhideWhenUsed/>
    <w:qFormat/>
    <w:rsid w:val="00E10B9A"/>
    <w:pPr>
      <w:keepNext/>
      <w:keepLines/>
      <w:spacing w:before="40" w:after="0" w:line="240" w:lineRule="auto"/>
      <w:outlineLvl w:val="2"/>
    </w:pPr>
    <w:rPr>
      <w:rFonts w:asciiTheme="majorHAnsi" w:hAnsiTheme="majorHAnsi" w:cstheme="majorBidi"/>
      <w:color w:val="B01513" w:themeColor="accent1"/>
      <w:sz w:val="22"/>
      <w:szCs w:val="22"/>
    </w:rPr>
  </w:style>
  <w:style w:type="paragraph" w:styleId="4">
    <w:name w:val="heading 4"/>
    <w:basedOn w:val="a"/>
    <w:next w:val="a"/>
    <w:link w:val="40"/>
    <w:uiPriority w:val="9"/>
    <w:unhideWhenUsed/>
    <w:qFormat/>
    <w:rsid w:val="00F55306"/>
    <w:pPr>
      <w:keepNext/>
      <w:keepLines/>
      <w:spacing w:before="160" w:after="0"/>
      <w:outlineLvl w:val="3"/>
    </w:pPr>
    <w:rPr>
      <w:rFonts w:asciiTheme="majorHAnsi" w:hAnsiTheme="majorHAnsi" w:cstheme="majorBidi"/>
      <w:bCs/>
      <w:color w:val="000000" w:themeColor="text1"/>
      <w:sz w:val="20"/>
      <w:szCs w:val="20"/>
    </w:rPr>
  </w:style>
  <w:style w:type="paragraph" w:styleId="5">
    <w:name w:val="heading 5"/>
    <w:basedOn w:val="a"/>
    <w:next w:val="a"/>
    <w:link w:val="50"/>
    <w:uiPriority w:val="9"/>
    <w:semiHidden/>
    <w:unhideWhenUsed/>
    <w:qFormat/>
    <w:pPr>
      <w:keepNext/>
      <w:keepLines/>
      <w:spacing w:before="40" w:after="0"/>
      <w:outlineLvl w:val="4"/>
    </w:pPr>
    <w:rPr>
      <w:rFonts w:asciiTheme="majorHAnsi" w:eastAsiaTheme="majorEastAsia" w:hAnsiTheme="majorHAnsi" w:cstheme="majorBidi"/>
      <w:sz w:val="20"/>
      <w:szCs w:val="20"/>
    </w:rPr>
  </w:style>
  <w:style w:type="paragraph" w:styleId="6">
    <w:name w:val="heading 6"/>
    <w:basedOn w:val="a"/>
    <w:next w:val="a"/>
    <w:link w:val="60"/>
    <w:uiPriority w:val="9"/>
    <w:semiHidden/>
    <w:unhideWhenUsed/>
    <w:qFormat/>
    <w:pPr>
      <w:keepNext/>
      <w:keepLines/>
      <w:spacing w:before="160" w:after="0"/>
      <w:outlineLvl w:val="5"/>
    </w:pPr>
    <w:rPr>
      <w:rFonts w:asciiTheme="majorHAnsi" w:eastAsiaTheme="majorEastAsia" w:hAnsiTheme="majorHAnsi" w:cstheme="majorBidi"/>
      <w:b/>
      <w:bCs/>
      <w:i/>
      <w:iCs/>
      <w:sz w:val="20"/>
      <w:szCs w:val="20"/>
    </w:rPr>
  </w:style>
  <w:style w:type="paragraph" w:styleId="7">
    <w:name w:val="heading 7"/>
    <w:basedOn w:val="a"/>
    <w:next w:val="a"/>
    <w:link w:val="70"/>
    <w:uiPriority w:val="9"/>
    <w:semiHidden/>
    <w:unhideWhenUsed/>
    <w:qFormat/>
    <w:pPr>
      <w:keepNext/>
      <w:keepLines/>
      <w:spacing w:before="40" w:after="0"/>
      <w:outlineLvl w:val="6"/>
    </w:pPr>
    <w:rPr>
      <w:rFonts w:asciiTheme="majorHAnsi" w:eastAsiaTheme="majorEastAsia" w:hAnsiTheme="majorHAnsi" w:cstheme="majorBidi"/>
      <w:i/>
      <w:iCs/>
      <w:color w:val="000000" w:themeColor="text1"/>
      <w:sz w:val="20"/>
      <w:szCs w:val="20"/>
    </w:rPr>
  </w:style>
  <w:style w:type="paragraph" w:styleId="8">
    <w:name w:val="heading 8"/>
    <w:basedOn w:val="a"/>
    <w:next w:val="a"/>
    <w:link w:val="80"/>
    <w:uiPriority w:val="9"/>
    <w:semiHidden/>
    <w:unhideWhenUsed/>
    <w:qFormat/>
    <w:pPr>
      <w:keepNext/>
      <w:keepLines/>
      <w:spacing w:before="120" w:after="0"/>
      <w:outlineLvl w:val="7"/>
    </w:pPr>
    <w:rPr>
      <w:rFonts w:asciiTheme="majorHAnsi" w:eastAsiaTheme="majorEastAsia" w:hAnsiTheme="majorHAnsi" w:cstheme="majorBidi"/>
      <w:b/>
      <w:bCs/>
      <w:color w:val="000000" w:themeColor="text1"/>
    </w:rPr>
  </w:style>
  <w:style w:type="paragraph" w:styleId="9">
    <w:name w:val="heading 9"/>
    <w:basedOn w:val="a"/>
    <w:next w:val="a"/>
    <w:link w:val="90"/>
    <w:uiPriority w:val="9"/>
    <w:semiHidden/>
    <w:unhideWhenUsed/>
    <w:qFormat/>
    <w:pPr>
      <w:keepNext/>
      <w:keepLines/>
      <w:spacing w:before="40" w:after="0"/>
      <w:outlineLvl w:val="8"/>
    </w:pPr>
    <w:rPr>
      <w:rFonts w:asciiTheme="majorHAnsi" w:eastAsiaTheme="majorEastAsia" w:hAnsiTheme="majorHAnsi" w:cstheme="majorBidi"/>
      <w:b/>
      <w:bCs/>
      <w:i/>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1676"/>
    <w:rPr>
      <w:rFonts w:asciiTheme="majorHAnsi" w:eastAsia="Microsoft YaHei UI" w:hAnsiTheme="majorHAnsi" w:cstheme="majorBidi"/>
      <w:color w:val="B01513" w:themeColor="accent1"/>
      <w:sz w:val="28"/>
      <w:szCs w:val="28"/>
    </w:rPr>
  </w:style>
  <w:style w:type="character" w:customStyle="1" w:styleId="20">
    <w:name w:val="标题 2 字符"/>
    <w:basedOn w:val="a0"/>
    <w:link w:val="2"/>
    <w:uiPriority w:val="9"/>
    <w:rsid w:val="003D1676"/>
    <w:rPr>
      <w:rFonts w:asciiTheme="majorHAnsi" w:eastAsia="Microsoft YaHei UI" w:hAnsiTheme="majorHAnsi" w:cstheme="majorBidi"/>
      <w:color w:val="404040" w:themeColor="text1" w:themeTint="BF"/>
      <w:sz w:val="24"/>
      <w:szCs w:val="24"/>
    </w:rPr>
  </w:style>
  <w:style w:type="character" w:customStyle="1" w:styleId="30">
    <w:name w:val="标题 3 字符"/>
    <w:basedOn w:val="a0"/>
    <w:link w:val="3"/>
    <w:uiPriority w:val="9"/>
    <w:rsid w:val="00E10B9A"/>
    <w:rPr>
      <w:rFonts w:asciiTheme="majorHAnsi" w:eastAsia="幼圆" w:hAnsiTheme="majorHAnsi" w:cstheme="majorBidi"/>
      <w:color w:val="B01513" w:themeColor="accent1"/>
      <w:sz w:val="22"/>
      <w:szCs w:val="22"/>
    </w:rPr>
  </w:style>
  <w:style w:type="character" w:customStyle="1" w:styleId="40">
    <w:name w:val="标题 4 字符"/>
    <w:basedOn w:val="a0"/>
    <w:link w:val="4"/>
    <w:uiPriority w:val="9"/>
    <w:rsid w:val="00F55306"/>
    <w:rPr>
      <w:rFonts w:asciiTheme="majorHAnsi" w:eastAsia="幼圆" w:hAnsiTheme="majorHAnsi" w:cstheme="majorBidi"/>
      <w:bCs/>
      <w:color w:val="000000" w:themeColor="text1"/>
      <w:sz w:val="20"/>
      <w:szCs w:val="20"/>
    </w:rPr>
  </w:style>
  <w:style w:type="character" w:customStyle="1" w:styleId="50">
    <w:name w:val="标题 5 字符"/>
    <w:basedOn w:val="a0"/>
    <w:link w:val="5"/>
    <w:uiPriority w:val="9"/>
    <w:semiHidden/>
    <w:rPr>
      <w:rFonts w:asciiTheme="majorHAnsi" w:eastAsiaTheme="majorEastAsia" w:hAnsiTheme="majorHAnsi" w:cstheme="majorBidi"/>
      <w:sz w:val="20"/>
      <w:szCs w:val="20"/>
    </w:rPr>
  </w:style>
  <w:style w:type="character" w:customStyle="1" w:styleId="60">
    <w:name w:val="标题 6 字符"/>
    <w:basedOn w:val="a0"/>
    <w:link w:val="6"/>
    <w:uiPriority w:val="9"/>
    <w:semiHidden/>
    <w:rPr>
      <w:rFonts w:asciiTheme="majorHAnsi" w:eastAsiaTheme="majorEastAsia" w:hAnsiTheme="majorHAnsi" w:cstheme="majorBidi"/>
      <w:b/>
      <w:bCs/>
      <w:i/>
      <w:iCs/>
      <w:sz w:val="20"/>
      <w:szCs w:val="20"/>
    </w:rPr>
  </w:style>
  <w:style w:type="character" w:customStyle="1" w:styleId="70">
    <w:name w:val="标题 7 字符"/>
    <w:basedOn w:val="a0"/>
    <w:link w:val="7"/>
    <w:uiPriority w:val="9"/>
    <w:semiHidden/>
    <w:rPr>
      <w:rFonts w:asciiTheme="majorHAnsi" w:eastAsiaTheme="majorEastAsia" w:hAnsiTheme="majorHAnsi" w:cstheme="majorBidi"/>
      <w:i/>
      <w:iCs/>
      <w:color w:val="000000" w:themeColor="text1"/>
      <w:sz w:val="20"/>
      <w:szCs w:val="20"/>
    </w:rPr>
  </w:style>
  <w:style w:type="character" w:customStyle="1" w:styleId="80">
    <w:name w:val="标题 8 字符"/>
    <w:basedOn w:val="a0"/>
    <w:link w:val="8"/>
    <w:uiPriority w:val="9"/>
    <w:semiHidden/>
    <w:rPr>
      <w:rFonts w:asciiTheme="majorHAnsi" w:eastAsiaTheme="majorEastAsia" w:hAnsiTheme="majorHAnsi" w:cstheme="majorBidi"/>
      <w:b/>
      <w:bCs/>
      <w:color w:val="000000" w:themeColor="text1"/>
    </w:rPr>
  </w:style>
  <w:style w:type="character" w:customStyle="1" w:styleId="90">
    <w:name w:val="标题 9 字符"/>
    <w:basedOn w:val="a0"/>
    <w:link w:val="9"/>
    <w:uiPriority w:val="9"/>
    <w:semiHidden/>
    <w:rPr>
      <w:rFonts w:asciiTheme="majorHAnsi" w:eastAsiaTheme="majorEastAsia" w:hAnsiTheme="majorHAnsi" w:cstheme="majorBidi"/>
      <w:b/>
      <w:bCs/>
      <w:i/>
      <w:iCs/>
      <w:color w:val="000000" w:themeColor="text1"/>
    </w:rPr>
  </w:style>
  <w:style w:type="character" w:customStyle="1" w:styleId="a3">
    <w:name w:val="书名"/>
    <w:basedOn w:val="a0"/>
    <w:uiPriority w:val="33"/>
    <w:qFormat/>
    <w:rsid w:val="003D1676"/>
    <w:rPr>
      <w:rFonts w:eastAsia="Microsoft YaHei UI"/>
      <w:b/>
      <w:bCs/>
      <w:caps w:val="0"/>
      <w:smallCaps/>
      <w:spacing w:val="10"/>
    </w:rPr>
  </w:style>
  <w:style w:type="paragraph" w:customStyle="1" w:styleId="a4">
    <w:name w:val="描述"/>
    <w:basedOn w:val="a"/>
    <w:next w:val="a"/>
    <w:uiPriority w:val="35"/>
    <w:semiHidden/>
    <w:unhideWhenUsed/>
    <w:qFormat/>
    <w:pPr>
      <w:spacing w:line="240" w:lineRule="auto"/>
    </w:pPr>
    <w:rPr>
      <w:b/>
      <w:bCs/>
      <w:smallCaps/>
      <w:color w:val="595959" w:themeColor="text1" w:themeTint="A6"/>
      <w:spacing w:val="6"/>
    </w:rPr>
  </w:style>
  <w:style w:type="character" w:styleId="a5">
    <w:name w:val="Emphasis"/>
    <w:basedOn w:val="a0"/>
    <w:uiPriority w:val="20"/>
    <w:qFormat/>
    <w:rsid w:val="003D1676"/>
    <w:rPr>
      <w:rFonts w:eastAsia="Microsoft YaHei UI"/>
      <w:i/>
      <w:iCs/>
      <w:color w:val="000000" w:themeColor="text1"/>
    </w:rPr>
  </w:style>
  <w:style w:type="character" w:customStyle="1" w:styleId="a6">
    <w:name w:val="重要强调"/>
    <w:basedOn w:val="a0"/>
    <w:uiPriority w:val="21"/>
    <w:qFormat/>
    <w:rsid w:val="003D1676"/>
    <w:rPr>
      <w:rFonts w:eastAsia="Microsoft YaHei UI"/>
      <w:b/>
      <w:bCs/>
      <w:i/>
      <w:iCs/>
      <w:color w:val="auto"/>
    </w:rPr>
  </w:style>
  <w:style w:type="paragraph" w:customStyle="1" w:styleId="a7">
    <w:name w:val="重要引言"/>
    <w:basedOn w:val="a"/>
    <w:next w:val="a"/>
    <w:link w:val="a8"/>
    <w:uiPriority w:val="30"/>
    <w:qFormat/>
    <w:pPr>
      <w:pBdr>
        <w:left w:val="single" w:sz="36" w:space="4" w:color="B01513" w:themeColor="accent1"/>
      </w:pBdr>
      <w:spacing w:before="100" w:beforeAutospacing="1"/>
      <w:ind w:left="1224" w:right="1224"/>
    </w:pPr>
    <w:rPr>
      <w:color w:val="B01513" w:themeColor="accent1"/>
      <w:sz w:val="28"/>
      <w:szCs w:val="28"/>
    </w:rPr>
  </w:style>
  <w:style w:type="character" w:customStyle="1" w:styleId="a8">
    <w:name w:val="重要引言字符"/>
    <w:basedOn w:val="a0"/>
    <w:link w:val="a7"/>
    <w:uiPriority w:val="30"/>
    <w:rPr>
      <w:color w:val="B01513" w:themeColor="accent1"/>
      <w:sz w:val="28"/>
      <w:szCs w:val="28"/>
    </w:rPr>
  </w:style>
  <w:style w:type="character" w:customStyle="1" w:styleId="a9">
    <w:name w:val="重要参考资料"/>
    <w:basedOn w:val="a0"/>
    <w:uiPriority w:val="32"/>
    <w:qFormat/>
    <w:rsid w:val="003D1676"/>
    <w:rPr>
      <w:rFonts w:eastAsia="Microsoft YaHei UI"/>
      <w:b/>
      <w:bCs/>
      <w:caps w:val="0"/>
      <w:smallCaps/>
      <w:color w:val="auto"/>
      <w:spacing w:val="5"/>
      <w:u w:val="single"/>
    </w:rPr>
  </w:style>
  <w:style w:type="character" w:styleId="aa">
    <w:name w:val="Hyperlink"/>
    <w:basedOn w:val="a0"/>
    <w:uiPriority w:val="99"/>
    <w:unhideWhenUsed/>
    <w:rPr>
      <w:color w:val="4FB8C1" w:themeColor="text2" w:themeTint="99"/>
      <w:u w:val="single"/>
    </w:rPr>
  </w:style>
  <w:style w:type="character" w:customStyle="1" w:styleId="ab">
    <w:name w:val="已访问的超链接"/>
    <w:basedOn w:val="a0"/>
    <w:uiPriority w:val="99"/>
    <w:semiHidden/>
    <w:unhideWhenUsed/>
    <w:rPr>
      <w:color w:val="9DFFCB" w:themeColor="followedHyperlink"/>
      <w:u w:val="single"/>
    </w:rPr>
  </w:style>
  <w:style w:type="paragraph" w:customStyle="1" w:styleId="ac">
    <w:name w:val="无间距"/>
    <w:link w:val="ad"/>
    <w:uiPriority w:val="1"/>
    <w:qFormat/>
    <w:rsid w:val="003D1676"/>
    <w:pPr>
      <w:spacing w:after="0" w:line="240" w:lineRule="auto"/>
    </w:pPr>
    <w:rPr>
      <w:rFonts w:eastAsia="Microsoft YaHei UI"/>
    </w:rPr>
  </w:style>
  <w:style w:type="character" w:customStyle="1" w:styleId="ad">
    <w:name w:val="无间距字符"/>
    <w:basedOn w:val="a0"/>
    <w:link w:val="ac"/>
    <w:uiPriority w:val="1"/>
    <w:rsid w:val="003D1676"/>
    <w:rPr>
      <w:rFonts w:eastAsia="Microsoft YaHei UI"/>
    </w:rPr>
  </w:style>
  <w:style w:type="paragraph" w:customStyle="1" w:styleId="ae">
    <w:name w:val="引言"/>
    <w:basedOn w:val="a"/>
    <w:next w:val="a"/>
    <w:link w:val="af"/>
    <w:uiPriority w:val="29"/>
    <w:qFormat/>
    <w:rsid w:val="003D1676"/>
    <w:pPr>
      <w:spacing w:before="160"/>
      <w:ind w:left="864" w:right="864"/>
    </w:pPr>
    <w:rPr>
      <w:rFonts w:asciiTheme="majorHAnsi" w:hAnsiTheme="majorHAnsi" w:cstheme="majorBidi"/>
    </w:rPr>
  </w:style>
  <w:style w:type="character" w:customStyle="1" w:styleId="af">
    <w:name w:val="引言字符"/>
    <w:basedOn w:val="a0"/>
    <w:link w:val="ae"/>
    <w:uiPriority w:val="29"/>
    <w:rsid w:val="003D1676"/>
    <w:rPr>
      <w:rFonts w:asciiTheme="majorHAnsi" w:eastAsia="Microsoft YaHei UI" w:hAnsiTheme="majorHAnsi" w:cstheme="majorBidi"/>
    </w:rPr>
  </w:style>
  <w:style w:type="character" w:customStyle="1" w:styleId="af0">
    <w:name w:val="增强"/>
    <w:basedOn w:val="a0"/>
    <w:uiPriority w:val="22"/>
    <w:qFormat/>
    <w:rsid w:val="003D1676"/>
    <w:rPr>
      <w:rFonts w:eastAsia="Microsoft YaHei UI"/>
      <w:b/>
      <w:bCs/>
    </w:rPr>
  </w:style>
  <w:style w:type="paragraph" w:styleId="af1">
    <w:name w:val="Subtitle"/>
    <w:basedOn w:val="a"/>
    <w:next w:val="a"/>
    <w:link w:val="af2"/>
    <w:uiPriority w:val="11"/>
    <w:qFormat/>
    <w:pPr>
      <w:numPr>
        <w:ilvl w:val="1"/>
      </w:numPr>
    </w:pPr>
    <w:rPr>
      <w:sz w:val="28"/>
      <w:szCs w:val="28"/>
    </w:rPr>
  </w:style>
  <w:style w:type="character" w:customStyle="1" w:styleId="af2">
    <w:name w:val="副标题 字符"/>
    <w:basedOn w:val="a0"/>
    <w:link w:val="af1"/>
    <w:uiPriority w:val="11"/>
    <w:rPr>
      <w:sz w:val="28"/>
      <w:szCs w:val="28"/>
    </w:rPr>
  </w:style>
  <w:style w:type="character" w:customStyle="1" w:styleId="af3">
    <w:name w:val="次要强调"/>
    <w:basedOn w:val="a0"/>
    <w:uiPriority w:val="19"/>
    <w:qFormat/>
    <w:rsid w:val="003D1676"/>
    <w:rPr>
      <w:rFonts w:eastAsia="Microsoft YaHei UI"/>
      <w:i/>
      <w:iCs/>
      <w:color w:val="595959" w:themeColor="text1" w:themeTint="A6"/>
    </w:rPr>
  </w:style>
  <w:style w:type="character" w:customStyle="1" w:styleId="af4">
    <w:name w:val="次要参考资料"/>
    <w:basedOn w:val="a0"/>
    <w:uiPriority w:val="31"/>
    <w:qFormat/>
    <w:rsid w:val="003D1676"/>
    <w:rPr>
      <w:rFonts w:eastAsia="Microsoft YaHei UI"/>
      <w:caps w:val="0"/>
      <w:smallCaps/>
      <w:color w:val="404040" w:themeColor="text1" w:themeTint="BF"/>
      <w:u w:val="single" w:color="7F7F7F" w:themeColor="text1" w:themeTint="80"/>
    </w:rPr>
  </w:style>
  <w:style w:type="paragraph" w:styleId="af5">
    <w:name w:val="Title"/>
    <w:basedOn w:val="a"/>
    <w:next w:val="a"/>
    <w:link w:val="af6"/>
    <w:uiPriority w:val="10"/>
    <w:qFormat/>
    <w:rsid w:val="003D1676"/>
    <w:pPr>
      <w:spacing w:after="0" w:line="240" w:lineRule="auto"/>
      <w:contextualSpacing/>
    </w:pPr>
    <w:rPr>
      <w:rFonts w:asciiTheme="majorHAnsi" w:hAnsiTheme="majorHAnsi" w:cstheme="majorBidi"/>
      <w:color w:val="B01513" w:themeColor="accent1"/>
      <w:kern w:val="28"/>
      <w:sz w:val="72"/>
      <w:szCs w:val="72"/>
    </w:rPr>
  </w:style>
  <w:style w:type="character" w:customStyle="1" w:styleId="af6">
    <w:name w:val="标题 字符"/>
    <w:basedOn w:val="a0"/>
    <w:link w:val="af5"/>
    <w:uiPriority w:val="10"/>
    <w:rsid w:val="003D1676"/>
    <w:rPr>
      <w:rFonts w:asciiTheme="majorHAnsi" w:eastAsia="Microsoft YaHei UI" w:hAnsiTheme="majorHAnsi" w:cstheme="majorBidi"/>
      <w:color w:val="B01513" w:themeColor="accent1"/>
      <w:kern w:val="28"/>
      <w:sz w:val="72"/>
      <w:szCs w:val="72"/>
    </w:rPr>
  </w:style>
  <w:style w:type="paragraph" w:customStyle="1" w:styleId="af7">
    <w:name w:val="列表段落"/>
    <w:basedOn w:val="a"/>
    <w:uiPriority w:val="34"/>
    <w:qFormat/>
    <w:pPr>
      <w:ind w:left="720"/>
      <w:contextualSpacing/>
    </w:pPr>
  </w:style>
  <w:style w:type="paragraph" w:styleId="af8">
    <w:name w:val="No Spacing"/>
    <w:uiPriority w:val="1"/>
    <w:qFormat/>
    <w:rsid w:val="003D1676"/>
    <w:pPr>
      <w:spacing w:after="0" w:line="240" w:lineRule="auto"/>
    </w:pPr>
    <w:rPr>
      <w:rFonts w:eastAsia="Microsoft YaHei UI"/>
    </w:rPr>
  </w:style>
  <w:style w:type="character" w:styleId="af9">
    <w:name w:val="Subtle Emphasis"/>
    <w:basedOn w:val="a0"/>
    <w:uiPriority w:val="19"/>
    <w:qFormat/>
    <w:rsid w:val="003D1676"/>
    <w:rPr>
      <w:rFonts w:eastAsia="Microsoft YaHei UI"/>
      <w:i/>
      <w:iCs/>
      <w:color w:val="404040" w:themeColor="text1" w:themeTint="BF"/>
    </w:rPr>
  </w:style>
  <w:style w:type="character" w:styleId="afa">
    <w:name w:val="Intense Emphasis"/>
    <w:basedOn w:val="a0"/>
    <w:uiPriority w:val="21"/>
    <w:qFormat/>
    <w:rsid w:val="003D1676"/>
    <w:rPr>
      <w:rFonts w:eastAsia="Microsoft YaHei UI"/>
      <w:i/>
      <w:iCs/>
      <w:color w:val="B01513" w:themeColor="accent1"/>
    </w:rPr>
  </w:style>
  <w:style w:type="character" w:styleId="afb">
    <w:name w:val="Strong"/>
    <w:basedOn w:val="a0"/>
    <w:uiPriority w:val="22"/>
    <w:qFormat/>
    <w:rsid w:val="003D1676"/>
    <w:rPr>
      <w:rFonts w:eastAsia="Microsoft YaHei UI"/>
      <w:b/>
      <w:bCs/>
    </w:rPr>
  </w:style>
  <w:style w:type="paragraph" w:styleId="afc">
    <w:name w:val="Quote"/>
    <w:basedOn w:val="a"/>
    <w:next w:val="a"/>
    <w:link w:val="afd"/>
    <w:uiPriority w:val="29"/>
    <w:qFormat/>
    <w:rsid w:val="003D1676"/>
    <w:pPr>
      <w:spacing w:before="200"/>
      <w:ind w:left="864" w:right="864"/>
      <w:jc w:val="center"/>
    </w:pPr>
    <w:rPr>
      <w:i/>
      <w:iCs/>
      <w:color w:val="404040" w:themeColor="text1" w:themeTint="BF"/>
    </w:rPr>
  </w:style>
  <w:style w:type="character" w:customStyle="1" w:styleId="afd">
    <w:name w:val="引用 字符"/>
    <w:basedOn w:val="a0"/>
    <w:link w:val="afc"/>
    <w:uiPriority w:val="29"/>
    <w:rsid w:val="003D1676"/>
    <w:rPr>
      <w:rFonts w:eastAsia="Microsoft YaHei UI"/>
      <w:i/>
      <w:iCs/>
      <w:color w:val="404040" w:themeColor="text1" w:themeTint="BF"/>
    </w:rPr>
  </w:style>
  <w:style w:type="paragraph" w:styleId="afe">
    <w:name w:val="Intense Quote"/>
    <w:basedOn w:val="a"/>
    <w:next w:val="a"/>
    <w:link w:val="aff"/>
    <w:uiPriority w:val="30"/>
    <w:qFormat/>
    <w:rsid w:val="003D1676"/>
    <w:pPr>
      <w:pBdr>
        <w:top w:val="single" w:sz="4" w:space="10" w:color="B01513" w:themeColor="accent1"/>
        <w:bottom w:val="single" w:sz="4" w:space="10" w:color="B01513" w:themeColor="accent1"/>
      </w:pBdr>
      <w:spacing w:before="360" w:after="360"/>
      <w:ind w:left="864" w:right="864"/>
      <w:jc w:val="center"/>
    </w:pPr>
    <w:rPr>
      <w:i/>
      <w:iCs/>
      <w:color w:val="B01513" w:themeColor="accent1"/>
    </w:rPr>
  </w:style>
  <w:style w:type="character" w:customStyle="1" w:styleId="aff">
    <w:name w:val="明显引用 字符"/>
    <w:basedOn w:val="a0"/>
    <w:link w:val="afe"/>
    <w:uiPriority w:val="30"/>
    <w:rsid w:val="003D1676"/>
    <w:rPr>
      <w:rFonts w:eastAsia="Microsoft YaHei UI"/>
      <w:i/>
      <w:iCs/>
      <w:color w:val="B01513" w:themeColor="accent1"/>
    </w:rPr>
  </w:style>
  <w:style w:type="character" w:styleId="aff0">
    <w:name w:val="Subtle Reference"/>
    <w:basedOn w:val="a0"/>
    <w:uiPriority w:val="31"/>
    <w:qFormat/>
    <w:rsid w:val="003D1676"/>
    <w:rPr>
      <w:rFonts w:eastAsia="Microsoft YaHei UI"/>
      <w:smallCaps/>
      <w:color w:val="5A5A5A" w:themeColor="text1" w:themeTint="A5"/>
    </w:rPr>
  </w:style>
  <w:style w:type="character" w:styleId="aff1">
    <w:name w:val="Intense Reference"/>
    <w:basedOn w:val="a0"/>
    <w:uiPriority w:val="32"/>
    <w:qFormat/>
    <w:rsid w:val="003D1676"/>
    <w:rPr>
      <w:rFonts w:eastAsia="Microsoft YaHei UI"/>
      <w:b/>
      <w:bCs/>
      <w:smallCaps/>
      <w:color w:val="B01513" w:themeColor="accent1"/>
      <w:spacing w:val="5"/>
    </w:rPr>
  </w:style>
  <w:style w:type="character" w:styleId="aff2">
    <w:name w:val="Book Title"/>
    <w:basedOn w:val="a0"/>
    <w:uiPriority w:val="33"/>
    <w:qFormat/>
    <w:rsid w:val="003D1676"/>
    <w:rPr>
      <w:rFonts w:eastAsia="Microsoft YaHei UI"/>
      <w:b/>
      <w:bCs/>
      <w:i/>
      <w:iCs/>
      <w:spacing w:val="5"/>
    </w:rPr>
  </w:style>
  <w:style w:type="paragraph" w:styleId="aff3">
    <w:name w:val="List Paragraph"/>
    <w:basedOn w:val="a"/>
    <w:uiPriority w:val="34"/>
    <w:qFormat/>
    <w:rsid w:val="00F05D4C"/>
    <w:pPr>
      <w:ind w:firstLineChars="200" w:firstLine="420"/>
    </w:pPr>
  </w:style>
  <w:style w:type="character" w:styleId="aff4">
    <w:name w:val="annotation reference"/>
    <w:basedOn w:val="a0"/>
    <w:uiPriority w:val="99"/>
    <w:semiHidden/>
    <w:unhideWhenUsed/>
    <w:rsid w:val="00F05D4C"/>
    <w:rPr>
      <w:sz w:val="21"/>
      <w:szCs w:val="21"/>
    </w:rPr>
  </w:style>
  <w:style w:type="paragraph" w:styleId="aff5">
    <w:name w:val="annotation text"/>
    <w:basedOn w:val="a"/>
    <w:link w:val="aff6"/>
    <w:uiPriority w:val="99"/>
    <w:unhideWhenUsed/>
    <w:rsid w:val="00F05D4C"/>
    <w:pPr>
      <w:spacing w:after="200" w:line="276" w:lineRule="auto"/>
    </w:pPr>
    <w:rPr>
      <w:rFonts w:eastAsiaTheme="minorEastAsia"/>
      <w:sz w:val="20"/>
      <w:szCs w:val="20"/>
    </w:rPr>
  </w:style>
  <w:style w:type="character" w:customStyle="1" w:styleId="aff6">
    <w:name w:val="批注文字 字符"/>
    <w:basedOn w:val="a0"/>
    <w:link w:val="aff5"/>
    <w:uiPriority w:val="99"/>
    <w:rsid w:val="00F05D4C"/>
    <w:rPr>
      <w:sz w:val="20"/>
      <w:szCs w:val="20"/>
    </w:rPr>
  </w:style>
  <w:style w:type="paragraph" w:styleId="aff7">
    <w:name w:val="Balloon Text"/>
    <w:basedOn w:val="a"/>
    <w:link w:val="aff8"/>
    <w:uiPriority w:val="99"/>
    <w:semiHidden/>
    <w:unhideWhenUsed/>
    <w:rsid w:val="00F05D4C"/>
    <w:pPr>
      <w:spacing w:after="0" w:line="240" w:lineRule="auto"/>
    </w:pPr>
    <w:rPr>
      <w:sz w:val="18"/>
      <w:szCs w:val="18"/>
    </w:rPr>
  </w:style>
  <w:style w:type="character" w:customStyle="1" w:styleId="aff8">
    <w:name w:val="批注框文本 字符"/>
    <w:basedOn w:val="a0"/>
    <w:link w:val="aff7"/>
    <w:uiPriority w:val="99"/>
    <w:semiHidden/>
    <w:rsid w:val="00F05D4C"/>
    <w:rPr>
      <w:rFonts w:eastAsia="Microsoft YaHei UI"/>
      <w:sz w:val="18"/>
      <w:szCs w:val="18"/>
    </w:rPr>
  </w:style>
  <w:style w:type="paragraph" w:styleId="TOC">
    <w:name w:val="TOC Heading"/>
    <w:basedOn w:val="1"/>
    <w:next w:val="a"/>
    <w:uiPriority w:val="39"/>
    <w:unhideWhenUsed/>
    <w:qFormat/>
    <w:rsid w:val="001B627C"/>
    <w:pPr>
      <w:spacing w:before="240" w:after="0" w:line="259" w:lineRule="auto"/>
      <w:outlineLvl w:val="9"/>
    </w:pPr>
    <w:rPr>
      <w:rFonts w:eastAsiaTheme="majorEastAsia"/>
      <w:color w:val="830F0E" w:themeColor="accent1" w:themeShade="BF"/>
      <w:sz w:val="32"/>
      <w:szCs w:val="32"/>
    </w:rPr>
  </w:style>
  <w:style w:type="paragraph" w:styleId="11">
    <w:name w:val="toc 1"/>
    <w:basedOn w:val="a"/>
    <w:next w:val="a"/>
    <w:autoRedefine/>
    <w:uiPriority w:val="39"/>
    <w:unhideWhenUsed/>
    <w:rsid w:val="001B627C"/>
  </w:style>
  <w:style w:type="paragraph" w:styleId="21">
    <w:name w:val="toc 2"/>
    <w:basedOn w:val="a"/>
    <w:next w:val="a"/>
    <w:autoRedefine/>
    <w:uiPriority w:val="39"/>
    <w:unhideWhenUsed/>
    <w:rsid w:val="001B627C"/>
    <w:pPr>
      <w:ind w:leftChars="200" w:left="420"/>
    </w:pPr>
  </w:style>
  <w:style w:type="paragraph" w:styleId="31">
    <w:name w:val="toc 3"/>
    <w:basedOn w:val="a"/>
    <w:next w:val="a"/>
    <w:autoRedefine/>
    <w:uiPriority w:val="39"/>
    <w:unhideWhenUsed/>
    <w:rsid w:val="001B627C"/>
    <w:pPr>
      <w:ind w:leftChars="400" w:left="840"/>
    </w:pPr>
  </w:style>
  <w:style w:type="table" w:styleId="aff9">
    <w:name w:val="Table Grid"/>
    <w:basedOn w:val="a1"/>
    <w:rsid w:val="001B627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annotation subject"/>
    <w:basedOn w:val="aff5"/>
    <w:next w:val="aff5"/>
    <w:link w:val="affb"/>
    <w:uiPriority w:val="99"/>
    <w:semiHidden/>
    <w:unhideWhenUsed/>
    <w:rsid w:val="0046161F"/>
    <w:pPr>
      <w:spacing w:after="160" w:line="300" w:lineRule="auto"/>
    </w:pPr>
    <w:rPr>
      <w:rFonts w:eastAsia="幼圆"/>
      <w:b/>
      <w:bCs/>
      <w:sz w:val="17"/>
      <w:szCs w:val="17"/>
    </w:rPr>
  </w:style>
  <w:style w:type="character" w:customStyle="1" w:styleId="affb">
    <w:name w:val="批注主题 字符"/>
    <w:basedOn w:val="aff6"/>
    <w:link w:val="affa"/>
    <w:uiPriority w:val="99"/>
    <w:semiHidden/>
    <w:rsid w:val="0046161F"/>
    <w:rPr>
      <w:rFonts w:eastAsia="幼圆"/>
      <w:b/>
      <w:bCs/>
      <w:sz w:val="20"/>
      <w:szCs w:val="20"/>
    </w:rPr>
  </w:style>
  <w:style w:type="paragraph" w:styleId="41">
    <w:name w:val="toc 4"/>
    <w:basedOn w:val="a"/>
    <w:next w:val="a"/>
    <w:autoRedefine/>
    <w:uiPriority w:val="39"/>
    <w:unhideWhenUsed/>
    <w:rsid w:val="002B1F35"/>
    <w:pPr>
      <w:widowControl w:val="0"/>
      <w:spacing w:after="0" w:line="240" w:lineRule="auto"/>
      <w:ind w:leftChars="600" w:left="1260"/>
      <w:jc w:val="both"/>
    </w:pPr>
    <w:rPr>
      <w:rFonts w:eastAsiaTheme="minorEastAsia"/>
      <w:kern w:val="2"/>
      <w:sz w:val="21"/>
      <w:szCs w:val="22"/>
    </w:rPr>
  </w:style>
  <w:style w:type="paragraph" w:styleId="51">
    <w:name w:val="toc 5"/>
    <w:basedOn w:val="a"/>
    <w:next w:val="a"/>
    <w:autoRedefine/>
    <w:uiPriority w:val="39"/>
    <w:unhideWhenUsed/>
    <w:rsid w:val="002B1F35"/>
    <w:pPr>
      <w:widowControl w:val="0"/>
      <w:spacing w:after="0" w:line="240" w:lineRule="auto"/>
      <w:ind w:leftChars="800" w:left="1680"/>
      <w:jc w:val="both"/>
    </w:pPr>
    <w:rPr>
      <w:rFonts w:eastAsiaTheme="minorEastAsia"/>
      <w:kern w:val="2"/>
      <w:sz w:val="21"/>
      <w:szCs w:val="22"/>
    </w:rPr>
  </w:style>
  <w:style w:type="paragraph" w:styleId="61">
    <w:name w:val="toc 6"/>
    <w:basedOn w:val="a"/>
    <w:next w:val="a"/>
    <w:autoRedefine/>
    <w:uiPriority w:val="39"/>
    <w:unhideWhenUsed/>
    <w:rsid w:val="002B1F35"/>
    <w:pPr>
      <w:widowControl w:val="0"/>
      <w:spacing w:after="0" w:line="240" w:lineRule="auto"/>
      <w:ind w:leftChars="1000" w:left="2100"/>
      <w:jc w:val="both"/>
    </w:pPr>
    <w:rPr>
      <w:rFonts w:eastAsiaTheme="minorEastAsia"/>
      <w:kern w:val="2"/>
      <w:sz w:val="21"/>
      <w:szCs w:val="22"/>
    </w:rPr>
  </w:style>
  <w:style w:type="paragraph" w:styleId="71">
    <w:name w:val="toc 7"/>
    <w:basedOn w:val="a"/>
    <w:next w:val="a"/>
    <w:autoRedefine/>
    <w:uiPriority w:val="39"/>
    <w:unhideWhenUsed/>
    <w:rsid w:val="002B1F35"/>
    <w:pPr>
      <w:widowControl w:val="0"/>
      <w:spacing w:after="0" w:line="240" w:lineRule="auto"/>
      <w:ind w:leftChars="1200" w:left="2520"/>
      <w:jc w:val="both"/>
    </w:pPr>
    <w:rPr>
      <w:rFonts w:eastAsiaTheme="minorEastAsia"/>
      <w:kern w:val="2"/>
      <w:sz w:val="21"/>
      <w:szCs w:val="22"/>
    </w:rPr>
  </w:style>
  <w:style w:type="paragraph" w:styleId="81">
    <w:name w:val="toc 8"/>
    <w:basedOn w:val="a"/>
    <w:next w:val="a"/>
    <w:autoRedefine/>
    <w:uiPriority w:val="39"/>
    <w:unhideWhenUsed/>
    <w:rsid w:val="002B1F35"/>
    <w:pPr>
      <w:widowControl w:val="0"/>
      <w:spacing w:after="0" w:line="240" w:lineRule="auto"/>
      <w:ind w:leftChars="1400" w:left="2940"/>
      <w:jc w:val="both"/>
    </w:pPr>
    <w:rPr>
      <w:rFonts w:eastAsiaTheme="minorEastAsia"/>
      <w:kern w:val="2"/>
      <w:sz w:val="21"/>
      <w:szCs w:val="22"/>
    </w:rPr>
  </w:style>
  <w:style w:type="paragraph" w:styleId="91">
    <w:name w:val="toc 9"/>
    <w:basedOn w:val="a"/>
    <w:next w:val="a"/>
    <w:autoRedefine/>
    <w:uiPriority w:val="39"/>
    <w:unhideWhenUsed/>
    <w:rsid w:val="002B1F35"/>
    <w:pPr>
      <w:widowControl w:val="0"/>
      <w:spacing w:after="0" w:line="240" w:lineRule="auto"/>
      <w:ind w:leftChars="1600" w:left="3360"/>
      <w:jc w:val="both"/>
    </w:pPr>
    <w:rPr>
      <w:rFonts w:eastAsiaTheme="minorEastAsia"/>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5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___.xlsx"/><Relationship Id="rId13" Type="http://schemas.openxmlformats.org/officeDocument/2006/relationships/image" Target="media/image4.emf"/><Relationship Id="rId18" Type="http://schemas.openxmlformats.org/officeDocument/2006/relationships/oleObject" Target="embeddings/oleObject4.bin"/><Relationship Id="rId3" Type="http://schemas.openxmlformats.org/officeDocument/2006/relationships/numbering" Target="numbering.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package" Target="embeddings/Microsoft_Excel____2.xls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7.emf"/><Relationship Id="rId4" Type="http://schemas.openxmlformats.org/officeDocument/2006/relationships/styles" Target="styles.xml"/><Relationship Id="rId9" Type="http://schemas.openxmlformats.org/officeDocument/2006/relationships/image" Target="media/image2.emf"/><Relationship Id="rId14" Type="http://schemas.openxmlformats.org/officeDocument/2006/relationships/package" Target="embeddings/Microsoft_Excel____1.xlsx"/><Relationship Id="rId22" Type="http://schemas.openxmlformats.org/officeDocument/2006/relationships/oleObject" Target="embeddings/oleObject5.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rion_liu\AppData\Roaming\Microsoft\Templates\Ion%20&#35774;&#35745;&#65288;&#31354;&#30333;&#65289;.dotx" TargetMode="External"/></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527A9-858A-4DE6-85D1-2C4E15415FCB}">
  <ds:schemaRefs>
    <ds:schemaRef ds:uri="http://schemas.microsoft.com/sharepoint/v3/contenttype/forms"/>
  </ds:schemaRefs>
</ds:datastoreItem>
</file>

<file path=customXml/itemProps2.xml><?xml version="1.0" encoding="utf-8"?>
<ds:datastoreItem xmlns:ds="http://schemas.openxmlformats.org/officeDocument/2006/customXml" ds:itemID="{F95D2744-819C-40BF-B090-E6DC8F6C8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Ion 设计（空白）.dotx</Template>
  <TotalTime>4236</TotalTime>
  <Pages>12</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TianQu Liu</dc:creator>
  <cp:keywords/>
  <dc:description/>
  <cp:lastModifiedBy>黄威</cp:lastModifiedBy>
  <cp:revision>334</cp:revision>
  <dcterms:created xsi:type="dcterms:W3CDTF">2016-12-25T11:50:00Z</dcterms:created>
  <dcterms:modified xsi:type="dcterms:W3CDTF">2019-01-18T09:33:00Z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TC034577119991</vt:lpwstr>
  </property>
</Properties>
</file>